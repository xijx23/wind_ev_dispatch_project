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5CD6" w14:textId="1D96B2FD" w:rsidR="002D3467" w:rsidRPr="007A4C4D" w:rsidRDefault="0008040F" w:rsidP="00B84DBD">
      <w:pPr>
        <w:spacing w:before="27" w:line="360" w:lineRule="auto"/>
        <w:ind w:left="541" w:right="660"/>
        <w:jc w:val="center"/>
        <w:rPr>
          <w:b/>
          <w:sz w:val="32"/>
        </w:rPr>
      </w:pPr>
      <w:r w:rsidRPr="007A4C4D">
        <w:rPr>
          <w:b/>
          <w:sz w:val="32"/>
        </w:rPr>
        <w:t>系统级风电-电动汽车协同调度</w:t>
      </w:r>
    </w:p>
    <w:p w14:paraId="38B11AFB" w14:textId="7E969EAD" w:rsidR="002D3467" w:rsidRPr="007A4C4D" w:rsidRDefault="004C2114" w:rsidP="00B84DBD">
      <w:pPr>
        <w:spacing w:before="27" w:line="360" w:lineRule="auto"/>
        <w:ind w:left="539" w:right="170"/>
        <w:jc w:val="right"/>
        <w:rPr>
          <w:rFonts w:hint="eastAsia"/>
          <w:b/>
          <w:sz w:val="28"/>
          <w:szCs w:val="21"/>
        </w:rPr>
      </w:pPr>
      <w:r w:rsidRPr="007A4C4D">
        <w:rPr>
          <w:rFonts w:hint="eastAsia"/>
          <w:b/>
          <w:sz w:val="28"/>
          <w:szCs w:val="21"/>
        </w:rPr>
        <w:t>——《能源互联网导论》</w:t>
      </w:r>
      <w:r w:rsidR="00EF5703" w:rsidRPr="007A4C4D">
        <w:rPr>
          <w:rFonts w:hint="eastAsia"/>
          <w:b/>
          <w:sz w:val="28"/>
          <w:szCs w:val="21"/>
        </w:rPr>
        <w:t>课程</w:t>
      </w:r>
      <w:r w:rsidRPr="007A4C4D">
        <w:rPr>
          <w:rFonts w:hint="eastAsia"/>
          <w:b/>
          <w:sz w:val="28"/>
          <w:szCs w:val="21"/>
        </w:rPr>
        <w:t>大作业</w:t>
      </w:r>
    </w:p>
    <w:p w14:paraId="242F72A3" w14:textId="71566D6E" w:rsidR="002D3467" w:rsidRPr="0002382C" w:rsidRDefault="00155C9A" w:rsidP="0002382C">
      <w:pPr>
        <w:pStyle w:val="a3"/>
        <w:spacing w:before="2" w:line="364" w:lineRule="auto"/>
        <w:ind w:left="120" w:right="122" w:firstLine="479"/>
        <w:jc w:val="both"/>
        <w:rPr>
          <w:rFonts w:hint="eastAsia"/>
          <w:color w:val="000000"/>
          <w:sz w:val="22"/>
          <w:szCs w:val="22"/>
        </w:rPr>
      </w:pPr>
      <w:r w:rsidRPr="00E22FCE">
        <w:rPr>
          <w:rFonts w:ascii="Times New Roman" w:hAnsi="Times New Roman"/>
        </w:rPr>
        <w:t>电动汽车</w:t>
      </w:r>
      <w:r w:rsidR="00E91F8D">
        <w:rPr>
          <w:rFonts w:ascii="Times New Roman" w:hAnsi="Times New Roman" w:hint="eastAsia"/>
        </w:rPr>
        <w:t>的</w:t>
      </w:r>
      <w:r w:rsidRPr="00E22FCE">
        <w:rPr>
          <w:rFonts w:ascii="Times New Roman" w:hAnsi="Times New Roman"/>
        </w:rPr>
        <w:t>无序充电行为具有随机性强、同时率高等特性，</w:t>
      </w:r>
      <w:r w:rsidR="0002382C">
        <w:rPr>
          <w:rFonts w:ascii="Times New Roman" w:hAnsi="Times New Roman" w:hint="eastAsia"/>
        </w:rPr>
        <w:t>大规模电动汽车接入电网</w:t>
      </w:r>
      <w:r w:rsidRPr="00E22FCE">
        <w:rPr>
          <w:rFonts w:ascii="Times New Roman" w:hAnsi="Times New Roman"/>
        </w:rPr>
        <w:t>将带来负荷峰谷差增大、电压下降及</w:t>
      </w:r>
      <w:r w:rsidR="0002382C">
        <w:rPr>
          <w:rFonts w:ascii="Times New Roman" w:hAnsi="Times New Roman" w:hint="eastAsia"/>
        </w:rPr>
        <w:t>网络损耗</w:t>
      </w:r>
      <w:r w:rsidRPr="00E22FCE">
        <w:rPr>
          <w:rFonts w:ascii="Times New Roman" w:hAnsi="Times New Roman"/>
        </w:rPr>
        <w:t>增加等挑战。</w:t>
      </w:r>
      <w:r w:rsidR="00FD07DF">
        <w:rPr>
          <w:rFonts w:ascii="Times New Roman" w:hAnsi="Times New Roman" w:hint="eastAsia"/>
        </w:rPr>
        <w:t>同时，</w:t>
      </w:r>
      <w:r w:rsidR="0002382C">
        <w:rPr>
          <w:rFonts w:ascii="Times New Roman" w:hAnsi="Times New Roman" w:hint="eastAsia"/>
        </w:rPr>
        <w:t>电动汽车的电能取自电网，</w:t>
      </w:r>
      <w:r w:rsidR="00FD07DF">
        <w:rPr>
          <w:rFonts w:ascii="Times New Roman" w:hAnsi="Times New Roman" w:hint="eastAsia"/>
        </w:rPr>
        <w:t>在传统化石能源发电的</w:t>
      </w:r>
      <w:r w:rsidR="0002382C">
        <w:rPr>
          <w:rFonts w:ascii="Times New Roman" w:hAnsi="Times New Roman" w:hint="eastAsia"/>
        </w:rPr>
        <w:t>场景下</w:t>
      </w:r>
      <w:r w:rsidR="00FD07DF">
        <w:rPr>
          <w:rFonts w:ascii="Times New Roman" w:hAnsi="Times New Roman" w:hint="eastAsia"/>
        </w:rPr>
        <w:t>，</w:t>
      </w:r>
      <w:r w:rsidR="0013254B">
        <w:rPr>
          <w:rFonts w:ascii="Times New Roman" w:hAnsi="Times New Roman" w:hint="eastAsia"/>
        </w:rPr>
        <w:t>并不能</w:t>
      </w:r>
      <w:r w:rsidR="00E91F8D">
        <w:rPr>
          <w:rFonts w:ascii="Times New Roman" w:hAnsi="Times New Roman" w:hint="eastAsia"/>
        </w:rPr>
        <w:t>实现</w:t>
      </w:r>
      <w:r w:rsidR="00FD07DF">
        <w:rPr>
          <w:rFonts w:ascii="Times New Roman" w:hAnsi="Times New Roman" w:hint="eastAsia"/>
        </w:rPr>
        <w:t>真正的低碳</w:t>
      </w:r>
      <w:r w:rsidR="0002382C">
        <w:rPr>
          <w:rFonts w:ascii="Times New Roman" w:hAnsi="Times New Roman" w:hint="eastAsia"/>
        </w:rPr>
        <w:t>，而风电、</w:t>
      </w:r>
      <w:proofErr w:type="gramStart"/>
      <w:r w:rsidR="0002382C">
        <w:rPr>
          <w:rFonts w:ascii="Times New Roman" w:hAnsi="Times New Roman" w:hint="eastAsia"/>
        </w:rPr>
        <w:t>光伏等</w:t>
      </w:r>
      <w:r w:rsidR="0002382C" w:rsidRPr="00F76842">
        <w:rPr>
          <w:rFonts w:ascii="Times New Roman" w:hAnsi="Times New Roman" w:hint="eastAsia"/>
        </w:rPr>
        <w:t>可再生能源</w:t>
      </w:r>
      <w:proofErr w:type="gramEnd"/>
      <w:r w:rsidR="0002382C" w:rsidRPr="00F76842">
        <w:rPr>
          <w:rFonts w:ascii="Times New Roman" w:hAnsi="Times New Roman" w:hint="eastAsia"/>
        </w:rPr>
        <w:t>大规模并网使发电侧出力具有一定的随机性</w:t>
      </w:r>
      <w:r w:rsidR="0002382C" w:rsidRPr="00F76842">
        <w:rPr>
          <w:rFonts w:ascii="Times New Roman" w:hAnsi="Times New Roman"/>
        </w:rPr>
        <w:t>与波动性</w:t>
      </w:r>
      <w:r w:rsidR="0002382C" w:rsidRPr="00F76842">
        <w:rPr>
          <w:rFonts w:ascii="Times New Roman" w:hAnsi="Times New Roman" w:hint="eastAsia"/>
        </w:rPr>
        <w:t>，对系统平衡提出巨大挑战。</w:t>
      </w:r>
      <w:r w:rsidR="00863496" w:rsidRPr="00E22FCE">
        <w:rPr>
          <w:rFonts w:ascii="Times New Roman" w:hAnsi="Times New Roman"/>
        </w:rPr>
        <w:t>通过</w:t>
      </w:r>
      <w:r w:rsidR="00863496">
        <w:rPr>
          <w:rFonts w:ascii="Times New Roman" w:hAnsi="Times New Roman" w:hint="eastAsia"/>
        </w:rPr>
        <w:t>有序充放电策略对电动汽车的充放电进行优化</w:t>
      </w:r>
      <w:r w:rsidR="0002382C">
        <w:rPr>
          <w:rFonts w:ascii="Times New Roman" w:hAnsi="Times New Roman" w:hint="eastAsia"/>
        </w:rPr>
        <w:t>管理</w:t>
      </w:r>
      <w:r w:rsidR="00863496">
        <w:rPr>
          <w:rFonts w:ascii="Times New Roman" w:hAnsi="Times New Roman" w:hint="eastAsia"/>
        </w:rPr>
        <w:t>，可以减少电动汽车接入的负面影响</w:t>
      </w:r>
      <w:r w:rsidR="00614611">
        <w:rPr>
          <w:rFonts w:ascii="Times New Roman" w:hAnsi="Times New Roman" w:hint="eastAsia"/>
        </w:rPr>
        <w:t>，</w:t>
      </w:r>
      <w:r w:rsidR="00F76842">
        <w:rPr>
          <w:rFonts w:ascii="Times New Roman" w:hAnsi="Times New Roman" w:hint="eastAsia"/>
        </w:rPr>
        <w:t>还可</w:t>
      </w:r>
      <w:r w:rsidR="0013254B">
        <w:rPr>
          <w:rFonts w:ascii="Times New Roman" w:hAnsi="Times New Roman" w:hint="eastAsia"/>
        </w:rPr>
        <w:t>进一步</w:t>
      </w:r>
      <w:r w:rsidR="00F76842">
        <w:rPr>
          <w:rFonts w:ascii="Times New Roman" w:hAnsi="Times New Roman" w:hint="eastAsia"/>
        </w:rPr>
        <w:t>实现电动汽车与可再生能源的协同调度</w:t>
      </w:r>
      <w:r w:rsidR="00E91F8D">
        <w:rPr>
          <w:rFonts w:ascii="Times New Roman" w:hAnsi="Times New Roman" w:hint="eastAsia"/>
        </w:rPr>
        <w:t>，</w:t>
      </w:r>
      <w:r w:rsidR="00614611">
        <w:rPr>
          <w:rFonts w:ascii="Times New Roman" w:hAnsi="Times New Roman" w:hint="eastAsia"/>
        </w:rPr>
        <w:t>利用</w:t>
      </w:r>
      <w:r w:rsidR="00F76842" w:rsidRPr="00F76842">
        <w:rPr>
          <w:rFonts w:ascii="Times New Roman" w:hAnsi="Times New Roman" w:hint="eastAsia"/>
        </w:rPr>
        <w:t>充</w:t>
      </w:r>
      <w:r w:rsidR="00614611">
        <w:rPr>
          <w:rFonts w:ascii="Times New Roman" w:hAnsi="Times New Roman" w:hint="eastAsia"/>
        </w:rPr>
        <w:t>放</w:t>
      </w:r>
      <w:r w:rsidR="00F76842" w:rsidRPr="00F76842">
        <w:rPr>
          <w:rFonts w:ascii="Times New Roman" w:hAnsi="Times New Roman" w:hint="eastAsia"/>
        </w:rPr>
        <w:t>电负荷</w:t>
      </w:r>
      <w:r w:rsidR="00614611">
        <w:rPr>
          <w:rFonts w:ascii="Times New Roman" w:hAnsi="Times New Roman" w:hint="eastAsia"/>
        </w:rPr>
        <w:t>跟踪</w:t>
      </w:r>
      <w:r w:rsidR="00F76842" w:rsidRPr="00F76842">
        <w:rPr>
          <w:rFonts w:ascii="Times New Roman" w:hAnsi="Times New Roman" w:hint="eastAsia"/>
        </w:rPr>
        <w:t>可再生能源出力变化</w:t>
      </w:r>
      <w:r w:rsidR="00F76842">
        <w:rPr>
          <w:rFonts w:ascii="Times New Roman" w:hAnsi="Times New Roman" w:hint="eastAsia"/>
        </w:rPr>
        <w:t>，</w:t>
      </w:r>
      <w:r w:rsidR="00F76842" w:rsidRPr="00F76842">
        <w:rPr>
          <w:rFonts w:ascii="Times New Roman" w:hAnsi="Times New Roman" w:hint="eastAsia"/>
        </w:rPr>
        <w:t>促进可再生能源</w:t>
      </w:r>
      <w:r w:rsidR="009A7C69">
        <w:rPr>
          <w:rFonts w:ascii="Times New Roman" w:hAnsi="Times New Roman" w:hint="eastAsia"/>
        </w:rPr>
        <w:t>消</w:t>
      </w:r>
      <w:r w:rsidR="00F76842" w:rsidRPr="00F76842">
        <w:rPr>
          <w:rFonts w:ascii="Times New Roman" w:hAnsi="Times New Roman" w:hint="eastAsia"/>
        </w:rPr>
        <w:t>纳</w:t>
      </w:r>
      <w:r w:rsidRPr="00E22FCE">
        <w:rPr>
          <w:rFonts w:ascii="Times New Roman" w:hAnsi="Times New Roman"/>
        </w:rPr>
        <w:t>。</w:t>
      </w:r>
    </w:p>
    <w:p w14:paraId="388116D4" w14:textId="41C2D3D1" w:rsidR="00691E8D" w:rsidRDefault="00F0097D" w:rsidP="00691E8D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如</w:t>
      </w:r>
      <w:r w:rsidR="003D0D28" w:rsidRPr="00F76842">
        <w:rPr>
          <w:rFonts w:ascii="Times New Roman" w:hAnsi="Times New Roman" w:hint="eastAsia"/>
        </w:rPr>
        <w:t>图</w:t>
      </w:r>
      <w:r w:rsidR="003D0D28" w:rsidRPr="00F76842">
        <w:rPr>
          <w:rFonts w:ascii="Times New Roman" w:hAnsi="Times New Roman" w:hint="eastAsia"/>
        </w:rPr>
        <w:t>1</w:t>
      </w:r>
      <w:r w:rsidR="003D0D28" w:rsidRPr="00F76842">
        <w:rPr>
          <w:rFonts w:ascii="Times New Roman" w:hAnsi="Times New Roman" w:hint="eastAsia"/>
        </w:rPr>
        <w:t>所示</w:t>
      </w:r>
      <w:r w:rsidR="003D0D28">
        <w:rPr>
          <w:rFonts w:ascii="Times New Roman" w:hAnsi="Times New Roman" w:hint="eastAsia"/>
        </w:rPr>
        <w:t>为</w:t>
      </w:r>
      <w:r w:rsidR="00691E8D">
        <w:rPr>
          <w:rFonts w:ascii="Times New Roman" w:hAnsi="Times New Roman" w:hint="eastAsia"/>
        </w:rPr>
        <w:t>一种系统级</w:t>
      </w:r>
      <w:r w:rsidR="003D0D28">
        <w:rPr>
          <w:rFonts w:ascii="Times New Roman" w:hAnsi="Times New Roman" w:hint="eastAsia"/>
        </w:rPr>
        <w:t>风电</w:t>
      </w:r>
      <w:r w:rsidR="003D0D28">
        <w:rPr>
          <w:rFonts w:ascii="Times New Roman" w:hAnsi="Times New Roman" w:hint="eastAsia"/>
        </w:rPr>
        <w:t>-</w:t>
      </w:r>
      <w:r w:rsidR="00C11B08">
        <w:rPr>
          <w:rFonts w:ascii="Times New Roman" w:hAnsi="Times New Roman" w:hint="eastAsia"/>
        </w:rPr>
        <w:t>电动汽车</w:t>
      </w:r>
      <w:r w:rsidR="003D0D28">
        <w:rPr>
          <w:rFonts w:ascii="Times New Roman" w:hAnsi="Times New Roman" w:hint="eastAsia"/>
        </w:rPr>
        <w:t>协同调度架构，可参见参考文献</w:t>
      </w:r>
      <w:r w:rsidR="003D0D28">
        <w:rPr>
          <w:rFonts w:ascii="Times New Roman" w:hAnsi="Times New Roman" w:hint="eastAsia"/>
        </w:rPr>
        <w:t>[</w:t>
      </w:r>
      <w:r w:rsidR="003D0D28">
        <w:rPr>
          <w:rFonts w:ascii="Times New Roman" w:hAnsi="Times New Roman"/>
        </w:rPr>
        <w:t>1]</w:t>
      </w:r>
      <w:r w:rsidR="00691E8D">
        <w:rPr>
          <w:rFonts w:ascii="Times New Roman" w:hAnsi="Times New Roman" w:hint="eastAsia"/>
        </w:rPr>
        <w:t>。</w:t>
      </w:r>
    </w:p>
    <w:p w14:paraId="3BB31852" w14:textId="7B93D9CC" w:rsidR="00C21DD8" w:rsidRDefault="00C21DD8" w:rsidP="00C21DD8">
      <w:pPr>
        <w:pStyle w:val="a3"/>
        <w:spacing w:before="3" w:line="364" w:lineRule="auto"/>
        <w:ind w:right="236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8030589" wp14:editId="7DD525E5">
            <wp:extent cx="4788795" cy="263716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795" cy="263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7432" w14:textId="6734E89C" w:rsidR="00CA7814" w:rsidRPr="00390CEB" w:rsidRDefault="00CA7814" w:rsidP="00C21DD8">
      <w:pPr>
        <w:pStyle w:val="a3"/>
        <w:spacing w:before="3" w:line="364" w:lineRule="auto"/>
        <w:ind w:right="236"/>
        <w:jc w:val="center"/>
        <w:rPr>
          <w:rFonts w:ascii="Times New Roman" w:hAnsi="Times New Roman"/>
          <w:b/>
          <w:bCs/>
        </w:rPr>
      </w:pPr>
      <w:r w:rsidRPr="00390CEB">
        <w:rPr>
          <w:rFonts w:ascii="Times New Roman" w:hAnsi="Times New Roman" w:hint="eastAsia"/>
          <w:b/>
          <w:bCs/>
        </w:rPr>
        <w:t>图</w:t>
      </w:r>
      <w:r w:rsidR="00390CEB">
        <w:rPr>
          <w:rFonts w:ascii="Times New Roman" w:hAnsi="Times New Roman" w:hint="eastAsia"/>
          <w:b/>
          <w:bCs/>
        </w:rPr>
        <w:t xml:space="preserve"> </w:t>
      </w:r>
      <w:r w:rsidRPr="00390CEB">
        <w:rPr>
          <w:rFonts w:ascii="Times New Roman" w:hAnsi="Times New Roman" w:hint="eastAsia"/>
          <w:b/>
          <w:bCs/>
        </w:rPr>
        <w:t>1</w:t>
      </w:r>
      <w:r w:rsidRPr="00390CEB">
        <w:rPr>
          <w:rFonts w:ascii="Times New Roman" w:hAnsi="Times New Roman"/>
          <w:b/>
          <w:bCs/>
        </w:rPr>
        <w:t xml:space="preserve"> </w:t>
      </w:r>
      <w:r w:rsidR="00390CEB">
        <w:rPr>
          <w:rFonts w:ascii="Times New Roman" w:hAnsi="Times New Roman"/>
          <w:b/>
          <w:bCs/>
        </w:rPr>
        <w:t xml:space="preserve"> </w:t>
      </w:r>
      <w:r w:rsidR="00390CEB" w:rsidRPr="00390CEB">
        <w:rPr>
          <w:rFonts w:ascii="Times New Roman" w:hAnsi="Times New Roman" w:hint="eastAsia"/>
          <w:b/>
          <w:bCs/>
        </w:rPr>
        <w:t>风电</w:t>
      </w:r>
      <w:r w:rsidR="00390CEB" w:rsidRPr="00390CEB">
        <w:rPr>
          <w:rFonts w:ascii="Times New Roman" w:hAnsi="Times New Roman" w:hint="eastAsia"/>
          <w:b/>
          <w:bCs/>
        </w:rPr>
        <w:t>-</w:t>
      </w:r>
      <w:r w:rsidR="00390CEB" w:rsidRPr="00390CEB">
        <w:rPr>
          <w:rFonts w:ascii="Times New Roman" w:hAnsi="Times New Roman" w:hint="eastAsia"/>
          <w:b/>
          <w:bCs/>
        </w:rPr>
        <w:t>电动汽车协同调度架构</w:t>
      </w:r>
    </w:p>
    <w:p w14:paraId="65F8FD7E" w14:textId="6C3E5ED6" w:rsidR="00691E8D" w:rsidRPr="00160B44" w:rsidRDefault="00691E8D" w:rsidP="00691E8D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 w:rsidRPr="007A4127">
        <w:rPr>
          <w:rFonts w:ascii="Times New Roman" w:hAnsi="Times New Roman" w:hint="eastAsia"/>
          <w:b/>
          <w:bCs/>
        </w:rPr>
        <w:t>在顶层</w:t>
      </w:r>
      <w:r w:rsidRPr="00691E8D">
        <w:rPr>
          <w:rFonts w:ascii="Times New Roman" w:hAnsi="Times New Roman" w:hint="eastAsia"/>
        </w:rPr>
        <w:t>，能量管理系统（</w:t>
      </w:r>
      <w:r w:rsidRPr="00691E8D">
        <w:rPr>
          <w:rFonts w:ascii="Times New Roman" w:hAnsi="Times New Roman"/>
        </w:rPr>
        <w:t>EMS</w:t>
      </w:r>
      <w:r w:rsidRPr="00691E8D">
        <w:rPr>
          <w:rFonts w:ascii="Times New Roman" w:hAnsi="Times New Roman"/>
        </w:rPr>
        <w:t>）</w:t>
      </w:r>
      <w:r w:rsidR="00D67F7E">
        <w:rPr>
          <w:rFonts w:ascii="Times New Roman" w:hAnsi="Times New Roman" w:hint="eastAsia"/>
        </w:rPr>
        <w:t>接</w:t>
      </w:r>
      <w:r w:rsidR="00160B44">
        <w:rPr>
          <w:rFonts w:ascii="Times New Roman" w:hAnsi="Times New Roman" w:hint="eastAsia"/>
        </w:rPr>
        <w:t>收</w:t>
      </w:r>
      <w:r w:rsidR="009640E7">
        <w:rPr>
          <w:rFonts w:ascii="Times New Roman" w:hAnsi="Times New Roman" w:hint="eastAsia"/>
        </w:rPr>
        <w:t>电动汽车集群（</w:t>
      </w:r>
      <w:r w:rsidR="00AD473C">
        <w:rPr>
          <w:rFonts w:ascii="Times New Roman" w:hAnsi="Times New Roman"/>
        </w:rPr>
        <w:t>A</w:t>
      </w:r>
      <w:r w:rsidR="009640E7">
        <w:rPr>
          <w:rFonts w:ascii="Times New Roman" w:hAnsi="Times New Roman" w:hint="eastAsia"/>
        </w:rPr>
        <w:t>ggregator</w:t>
      </w:r>
      <w:r w:rsidR="009640E7">
        <w:rPr>
          <w:rFonts w:ascii="Times New Roman" w:hAnsi="Times New Roman" w:hint="eastAsia"/>
        </w:rPr>
        <w:t>）信息、风电场出力预测、热电厂的发电成本与发电量信息</w:t>
      </w:r>
      <w:r w:rsidR="00160B44" w:rsidRPr="00160B44">
        <w:rPr>
          <w:rFonts w:ascii="Times New Roman" w:hAnsi="Times New Roman" w:hint="eastAsia"/>
        </w:rPr>
        <w:t>，</w:t>
      </w:r>
      <w:r w:rsidR="00EF67A0" w:rsidRPr="00160B44">
        <w:rPr>
          <w:rFonts w:ascii="Times New Roman" w:hAnsi="Times New Roman" w:hint="eastAsia"/>
        </w:rPr>
        <w:t>进行协调调度</w:t>
      </w:r>
      <w:r w:rsidR="009A3FE8" w:rsidRPr="00160B44">
        <w:rPr>
          <w:rFonts w:ascii="Times New Roman" w:hAnsi="Times New Roman" w:hint="eastAsia"/>
        </w:rPr>
        <w:t>，</w:t>
      </w:r>
      <w:r w:rsidR="00C11B08" w:rsidRPr="00160B44">
        <w:rPr>
          <w:rFonts w:ascii="Times New Roman" w:hAnsi="Times New Roman" w:hint="eastAsia"/>
        </w:rPr>
        <w:t>并</w:t>
      </w:r>
      <w:r w:rsidR="00EF67A0" w:rsidRPr="00160B44">
        <w:rPr>
          <w:rFonts w:ascii="Times New Roman" w:hAnsi="Times New Roman" w:hint="eastAsia"/>
        </w:rPr>
        <w:t>将</w:t>
      </w:r>
      <w:r w:rsidR="009A3FE8" w:rsidRPr="00160B44">
        <w:rPr>
          <w:rFonts w:ascii="Times New Roman" w:hAnsi="Times New Roman" w:hint="eastAsia"/>
        </w:rPr>
        <w:t>最优</w:t>
      </w:r>
      <w:r w:rsidR="00EF67A0" w:rsidRPr="00160B44">
        <w:rPr>
          <w:rFonts w:ascii="Times New Roman" w:hAnsi="Times New Roman" w:hint="eastAsia"/>
        </w:rPr>
        <w:t>调度方案</w:t>
      </w:r>
      <w:r w:rsidR="009A3FE8" w:rsidRPr="00160B44">
        <w:rPr>
          <w:rFonts w:ascii="Times New Roman" w:hAnsi="Times New Roman" w:hint="eastAsia"/>
        </w:rPr>
        <w:t>（各时段发电、充放电功率）下</w:t>
      </w:r>
      <w:r w:rsidR="00EF67A0" w:rsidRPr="00160B44">
        <w:rPr>
          <w:rFonts w:ascii="Times New Roman" w:hAnsi="Times New Roman" w:hint="eastAsia"/>
        </w:rPr>
        <w:t>发给各</w:t>
      </w:r>
      <w:r w:rsidR="009A3FE8" w:rsidRPr="00160B44">
        <w:rPr>
          <w:rFonts w:ascii="Times New Roman" w:hAnsi="Times New Roman" w:hint="eastAsia"/>
        </w:rPr>
        <w:t>电动汽车集群、风电</w:t>
      </w:r>
      <w:r w:rsidR="00160B44">
        <w:rPr>
          <w:rFonts w:ascii="Times New Roman" w:hAnsi="Times New Roman" w:hint="eastAsia"/>
        </w:rPr>
        <w:t>场</w:t>
      </w:r>
      <w:r w:rsidR="009A3FE8" w:rsidRPr="00160B44">
        <w:rPr>
          <w:rFonts w:ascii="Times New Roman" w:hAnsi="Times New Roman" w:hint="eastAsia"/>
        </w:rPr>
        <w:t>与</w:t>
      </w:r>
      <w:r w:rsidR="00EF67A0" w:rsidRPr="00160B44">
        <w:rPr>
          <w:rFonts w:ascii="Times New Roman" w:hAnsi="Times New Roman" w:hint="eastAsia"/>
        </w:rPr>
        <w:t>热电厂</w:t>
      </w:r>
      <w:r w:rsidRPr="00160B44">
        <w:rPr>
          <w:rFonts w:ascii="Times New Roman" w:hAnsi="Times New Roman"/>
        </w:rPr>
        <w:t>。</w:t>
      </w:r>
    </w:p>
    <w:p w14:paraId="55D99CFC" w14:textId="41AB7853" w:rsidR="00691E8D" w:rsidRPr="00691E8D" w:rsidRDefault="00691E8D" w:rsidP="00691E8D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 w:rsidRPr="00160B44">
        <w:rPr>
          <w:rFonts w:ascii="Times New Roman" w:hAnsi="Times New Roman" w:hint="eastAsia"/>
          <w:b/>
          <w:bCs/>
        </w:rPr>
        <w:t>在中间层</w:t>
      </w:r>
      <w:r w:rsidRPr="00160B44">
        <w:rPr>
          <w:rFonts w:ascii="Times New Roman" w:hAnsi="Times New Roman" w:hint="eastAsia"/>
        </w:rPr>
        <w:t>，</w:t>
      </w:r>
      <w:r w:rsidR="009A3FE8" w:rsidRPr="00160B44">
        <w:rPr>
          <w:rFonts w:ascii="Times New Roman" w:hAnsi="Times New Roman" w:hint="eastAsia"/>
        </w:rPr>
        <w:t>每个</w:t>
      </w:r>
      <w:r w:rsidR="00331A35" w:rsidRPr="00160B44">
        <w:rPr>
          <w:rFonts w:ascii="Times New Roman" w:hAnsi="Times New Roman" w:hint="eastAsia"/>
        </w:rPr>
        <w:t>电动汽车集群</w:t>
      </w:r>
      <w:r w:rsidR="006D15B8" w:rsidRPr="00160B44">
        <w:rPr>
          <w:rFonts w:ascii="Times New Roman" w:hAnsi="Times New Roman" w:hint="eastAsia"/>
        </w:rPr>
        <w:t>收集</w:t>
      </w:r>
      <w:r w:rsidR="00A67D43">
        <w:rPr>
          <w:rFonts w:ascii="Times New Roman" w:hAnsi="Times New Roman" w:hint="eastAsia"/>
        </w:rPr>
        <w:t>下辖</w:t>
      </w:r>
      <w:r w:rsidRPr="00160B44">
        <w:rPr>
          <w:rFonts w:ascii="Times New Roman" w:hAnsi="Times New Roman" w:hint="eastAsia"/>
        </w:rPr>
        <w:t>电动汽车的充电</w:t>
      </w:r>
      <w:proofErr w:type="gramStart"/>
      <w:r w:rsidR="00845B99">
        <w:rPr>
          <w:rFonts w:ascii="Times New Roman" w:hAnsi="Times New Roman" w:hint="eastAsia"/>
        </w:rPr>
        <w:t>量需求</w:t>
      </w:r>
      <w:proofErr w:type="gramEnd"/>
      <w:r w:rsidRPr="00691E8D">
        <w:rPr>
          <w:rFonts w:ascii="Times New Roman" w:hAnsi="Times New Roman"/>
        </w:rPr>
        <w:t>等信息</w:t>
      </w:r>
      <w:r w:rsidR="007D284B">
        <w:rPr>
          <w:rFonts w:ascii="Times New Roman" w:hAnsi="Times New Roman" w:hint="eastAsia"/>
        </w:rPr>
        <w:t>，转化为集群</w:t>
      </w:r>
      <w:r w:rsidR="00F0097D">
        <w:rPr>
          <w:rFonts w:ascii="Times New Roman" w:hAnsi="Times New Roman" w:hint="eastAsia"/>
        </w:rPr>
        <w:t>约束</w:t>
      </w:r>
      <w:r w:rsidRPr="00691E8D">
        <w:rPr>
          <w:rFonts w:ascii="Times New Roman" w:hAnsi="Times New Roman"/>
        </w:rPr>
        <w:t>模型</w:t>
      </w:r>
      <w:r w:rsidR="00845B99">
        <w:rPr>
          <w:rFonts w:ascii="Times New Roman" w:hAnsi="Times New Roman" w:hint="eastAsia"/>
        </w:rPr>
        <w:t>上传</w:t>
      </w:r>
      <w:r w:rsidR="007D284B">
        <w:rPr>
          <w:rFonts w:ascii="Times New Roman" w:hAnsi="Times New Roman" w:hint="eastAsia"/>
        </w:rPr>
        <w:t>至</w:t>
      </w:r>
      <w:r w:rsidR="00845B99">
        <w:rPr>
          <w:rFonts w:ascii="Times New Roman" w:hAnsi="Times New Roman" w:hint="eastAsia"/>
        </w:rPr>
        <w:t>能量管理系统</w:t>
      </w:r>
      <w:r w:rsidRPr="00691E8D">
        <w:rPr>
          <w:rFonts w:ascii="Times New Roman" w:hAnsi="Times New Roman"/>
        </w:rPr>
        <w:t>。</w:t>
      </w:r>
      <w:r w:rsidR="00845B99">
        <w:rPr>
          <w:rFonts w:ascii="Times New Roman" w:hAnsi="Times New Roman" w:hint="eastAsia"/>
        </w:rPr>
        <w:t>之后，</w:t>
      </w:r>
      <w:r w:rsidRPr="00691E8D">
        <w:rPr>
          <w:rFonts w:ascii="Times New Roman" w:hAnsi="Times New Roman"/>
        </w:rPr>
        <w:t>每个</w:t>
      </w:r>
      <w:r w:rsidR="00845B99">
        <w:rPr>
          <w:rFonts w:ascii="Times New Roman" w:hAnsi="Times New Roman" w:hint="eastAsia"/>
        </w:rPr>
        <w:t>集群根据</w:t>
      </w:r>
      <w:r w:rsidRPr="00691E8D">
        <w:rPr>
          <w:rFonts w:ascii="Times New Roman" w:hAnsi="Times New Roman"/>
        </w:rPr>
        <w:t>控制中心接收最优调度，并将其分解为</w:t>
      </w:r>
      <w:r w:rsidR="007D284B">
        <w:rPr>
          <w:rFonts w:ascii="Times New Roman" w:hAnsi="Times New Roman" w:hint="eastAsia"/>
        </w:rPr>
        <w:t>每辆</w:t>
      </w:r>
      <w:r w:rsidRPr="00691E8D">
        <w:rPr>
          <w:rFonts w:ascii="Times New Roman" w:hAnsi="Times New Roman"/>
        </w:rPr>
        <w:t>电动汽车的</w:t>
      </w:r>
      <w:r w:rsidR="00A67D43">
        <w:rPr>
          <w:rFonts w:ascii="Times New Roman" w:hAnsi="Times New Roman" w:hint="eastAsia"/>
        </w:rPr>
        <w:t>充放电计划</w:t>
      </w:r>
      <w:r w:rsidRPr="00691E8D">
        <w:rPr>
          <w:rFonts w:ascii="Times New Roman" w:hAnsi="Times New Roman"/>
        </w:rPr>
        <w:t>。</w:t>
      </w:r>
    </w:p>
    <w:p w14:paraId="1E5E7DF7" w14:textId="3A70EFCB" w:rsidR="00C21DD8" w:rsidRPr="00691E8D" w:rsidRDefault="00691E8D" w:rsidP="00CD57A6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 w:rsidRPr="007A4127">
        <w:rPr>
          <w:rFonts w:ascii="Times New Roman" w:hAnsi="Times New Roman" w:hint="eastAsia"/>
          <w:b/>
          <w:bCs/>
        </w:rPr>
        <w:t>在底层</w:t>
      </w:r>
      <w:r w:rsidRPr="00691E8D">
        <w:rPr>
          <w:rFonts w:ascii="Times New Roman" w:hAnsi="Times New Roman" w:hint="eastAsia"/>
        </w:rPr>
        <w:t>，</w:t>
      </w:r>
      <w:r w:rsidR="00331A35">
        <w:rPr>
          <w:rFonts w:ascii="Times New Roman" w:hAnsi="Times New Roman" w:hint="eastAsia"/>
        </w:rPr>
        <w:t>停放</w:t>
      </w:r>
      <w:r w:rsidRPr="00691E8D">
        <w:rPr>
          <w:rFonts w:ascii="Times New Roman" w:hAnsi="Times New Roman" w:hint="eastAsia"/>
        </w:rPr>
        <w:t>在住宅区或商业区的电动汽车</w:t>
      </w:r>
      <w:r w:rsidR="00331A35">
        <w:rPr>
          <w:rFonts w:ascii="Times New Roman" w:hAnsi="Times New Roman" w:hint="eastAsia"/>
        </w:rPr>
        <w:t>根据集群的安排进行充放电</w:t>
      </w:r>
      <w:r w:rsidRPr="00691E8D">
        <w:rPr>
          <w:rFonts w:ascii="Times New Roman" w:hAnsi="Times New Roman" w:hint="eastAsia"/>
        </w:rPr>
        <w:t>。</w:t>
      </w:r>
    </w:p>
    <w:p w14:paraId="3CEFAE4F" w14:textId="73CC9DB5" w:rsidR="003B6FBF" w:rsidRDefault="000E7492" w:rsidP="00A355AB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下面</w:t>
      </w:r>
      <w:r w:rsidR="00155C9A" w:rsidRPr="00E22FCE">
        <w:rPr>
          <w:rFonts w:ascii="Times New Roman" w:hAnsi="Times New Roman"/>
        </w:rPr>
        <w:t>请根据题目及附件提供的相关数据，</w:t>
      </w:r>
      <w:r w:rsidR="00977FB3">
        <w:rPr>
          <w:rFonts w:ascii="Times New Roman" w:hAnsi="Times New Roman" w:hint="eastAsia"/>
        </w:rPr>
        <w:t>对</w:t>
      </w:r>
      <w:r w:rsidR="00457722">
        <w:rPr>
          <w:rFonts w:ascii="Times New Roman" w:hAnsi="Times New Roman" w:hint="eastAsia"/>
        </w:rPr>
        <w:t>上述</w:t>
      </w:r>
      <w:r w:rsidR="00977FB3">
        <w:rPr>
          <w:rFonts w:ascii="Times New Roman" w:hAnsi="Times New Roman" w:hint="eastAsia"/>
        </w:rPr>
        <w:t>架构</w:t>
      </w:r>
      <w:r w:rsidR="00457722">
        <w:rPr>
          <w:rFonts w:ascii="Times New Roman" w:hAnsi="Times New Roman" w:hint="eastAsia"/>
        </w:rPr>
        <w:t>涉及</w:t>
      </w:r>
      <w:r w:rsidR="00977FB3">
        <w:rPr>
          <w:rFonts w:ascii="Times New Roman" w:hAnsi="Times New Roman" w:hint="eastAsia"/>
        </w:rPr>
        <w:t>的一系列问题进行探究</w:t>
      </w:r>
      <w:r w:rsidR="00155C9A" w:rsidRPr="00E22FCE">
        <w:rPr>
          <w:rFonts w:ascii="Times New Roman" w:hAnsi="Times New Roman"/>
        </w:rPr>
        <w:t>：</w:t>
      </w:r>
    </w:p>
    <w:p w14:paraId="0BCB1E52" w14:textId="682BB5DC" w:rsidR="00390CEB" w:rsidRDefault="00390CEB" w:rsidP="00A355AB">
      <w:pPr>
        <w:pStyle w:val="a3"/>
        <w:spacing w:before="3" w:line="364" w:lineRule="auto"/>
        <w:ind w:left="120" w:right="236" w:firstLine="479"/>
        <w:jc w:val="both"/>
        <w:rPr>
          <w:ins w:id="0" w:author="SHENG Y" w:date="2021-05-06T16:08:00Z"/>
          <w:rFonts w:ascii="Times New Roman" w:hAnsi="Times New Roman"/>
        </w:rPr>
      </w:pPr>
    </w:p>
    <w:p w14:paraId="6FEC948E" w14:textId="77777777" w:rsidR="00B15358" w:rsidRDefault="00B15358" w:rsidP="00A355AB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</w:p>
    <w:p w14:paraId="5ABF3DBD" w14:textId="010DE135" w:rsidR="007A4127" w:rsidRPr="00281693" w:rsidRDefault="00281693" w:rsidP="00281693">
      <w:pPr>
        <w:pStyle w:val="a3"/>
        <w:spacing w:before="3" w:line="365" w:lineRule="auto"/>
        <w:ind w:left="119" w:right="238"/>
        <w:jc w:val="both"/>
        <w:rPr>
          <w:rFonts w:ascii="Times New Roman" w:hAnsi="Times New Roman"/>
          <w:b/>
          <w:bCs/>
        </w:rPr>
      </w:pPr>
      <w:r w:rsidRPr="00281693">
        <w:rPr>
          <w:rFonts w:ascii="黑体" w:eastAsia="黑体" w:hAnsi="黑体" w:hint="eastAsia"/>
          <w:b/>
          <w:bCs/>
        </w:rPr>
        <w:lastRenderedPageBreak/>
        <w:t>任务1：由</w:t>
      </w:r>
      <w:r w:rsidR="0020577C">
        <w:rPr>
          <w:rFonts w:ascii="黑体" w:eastAsia="黑体" w:hAnsi="黑体" w:hint="eastAsia"/>
          <w:b/>
          <w:bCs/>
        </w:rPr>
        <w:t>下</w:t>
      </w:r>
      <w:r w:rsidRPr="00281693">
        <w:rPr>
          <w:rFonts w:ascii="黑体" w:eastAsia="黑体" w:hAnsi="黑体" w:hint="eastAsia"/>
          <w:b/>
          <w:bCs/>
        </w:rPr>
        <w:t>至</w:t>
      </w:r>
      <w:r w:rsidR="0020577C">
        <w:rPr>
          <w:rFonts w:ascii="黑体" w:eastAsia="黑体" w:hAnsi="黑体" w:hint="eastAsia"/>
          <w:b/>
          <w:bCs/>
        </w:rPr>
        <w:t>上</w:t>
      </w:r>
      <w:r w:rsidRPr="00281693">
        <w:rPr>
          <w:rFonts w:ascii="黑体" w:eastAsia="黑体" w:hAnsi="黑体" w:hint="eastAsia"/>
          <w:b/>
          <w:bCs/>
        </w:rPr>
        <w:t>——</w:t>
      </w:r>
      <w:r w:rsidR="001F0E80">
        <w:rPr>
          <w:rFonts w:ascii="黑体" w:eastAsia="黑体" w:hAnsi="黑体" w:hint="eastAsia"/>
          <w:b/>
          <w:bCs/>
        </w:rPr>
        <w:t>风</w:t>
      </w:r>
      <w:r w:rsidR="00A4724A">
        <w:rPr>
          <w:rFonts w:ascii="黑体" w:eastAsia="黑体" w:hAnsi="黑体" w:hint="eastAsia"/>
          <w:b/>
          <w:bCs/>
        </w:rPr>
        <w:t>电</w:t>
      </w:r>
      <w:r w:rsidR="001F0E80">
        <w:rPr>
          <w:rFonts w:ascii="黑体" w:eastAsia="黑体" w:hAnsi="黑体" w:hint="eastAsia"/>
          <w:b/>
          <w:bCs/>
        </w:rPr>
        <w:t>-</w:t>
      </w:r>
      <w:r w:rsidR="00A4724A">
        <w:rPr>
          <w:rFonts w:ascii="黑体" w:eastAsia="黑体" w:hAnsi="黑体" w:hint="eastAsia"/>
          <w:b/>
          <w:bCs/>
        </w:rPr>
        <w:t>电动汽车集群</w:t>
      </w:r>
      <w:r w:rsidR="001F0E80">
        <w:rPr>
          <w:rFonts w:ascii="黑体" w:eastAsia="黑体" w:hAnsi="黑体" w:hint="eastAsia"/>
          <w:b/>
          <w:bCs/>
        </w:rPr>
        <w:t>协同</w:t>
      </w:r>
      <w:r w:rsidRPr="00281693">
        <w:rPr>
          <w:rFonts w:ascii="黑体" w:eastAsia="黑体" w:hAnsi="黑体" w:hint="eastAsia"/>
          <w:b/>
          <w:bCs/>
        </w:rPr>
        <w:t>调度</w:t>
      </w:r>
    </w:p>
    <w:p w14:paraId="2F6CC604" w14:textId="4E20B672" w:rsidR="002D3467" w:rsidRDefault="002F6F0C" w:rsidP="007A4127">
      <w:pPr>
        <w:pStyle w:val="a4"/>
        <w:numPr>
          <w:ilvl w:val="0"/>
          <w:numId w:val="1"/>
        </w:numPr>
        <w:tabs>
          <w:tab w:val="left" w:pos="1202"/>
        </w:tabs>
        <w:spacing w:before="3" w:afterLines="50" w:after="120"/>
        <w:jc w:val="both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电动汽车集群建模</w:t>
      </w:r>
    </w:p>
    <w:p w14:paraId="56CD8481" w14:textId="5577A726" w:rsidR="00217E43" w:rsidRDefault="0058091F" w:rsidP="00462FF1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对系统级</w:t>
      </w:r>
      <w:r w:rsidR="007A2978">
        <w:rPr>
          <w:rFonts w:ascii="Times New Roman" w:hAnsi="Times New Roman" w:hint="eastAsia"/>
        </w:rPr>
        <w:t>的调度</w:t>
      </w:r>
      <w:r w:rsidR="00E33F89">
        <w:rPr>
          <w:rFonts w:ascii="Times New Roman" w:hAnsi="Times New Roman" w:hint="eastAsia"/>
        </w:rPr>
        <w:t>来说</w:t>
      </w:r>
      <w:r w:rsidR="007A2978">
        <w:rPr>
          <w:rFonts w:ascii="Times New Roman" w:hAnsi="Times New Roman" w:hint="eastAsia"/>
        </w:rPr>
        <w:t>，</w:t>
      </w:r>
      <w:r w:rsidR="0075029D">
        <w:rPr>
          <w:rFonts w:ascii="Times New Roman" w:hAnsi="Times New Roman" w:hint="eastAsia"/>
        </w:rPr>
        <w:t>单一电动汽车的电池容量太小</w:t>
      </w:r>
      <w:r w:rsidR="00E33F89">
        <w:rPr>
          <w:rFonts w:ascii="Times New Roman" w:hAnsi="Times New Roman" w:hint="eastAsia"/>
        </w:rPr>
        <w:t>，</w:t>
      </w:r>
      <w:r w:rsidR="0075029D">
        <w:rPr>
          <w:rFonts w:ascii="Times New Roman" w:hAnsi="Times New Roman" w:hint="eastAsia"/>
        </w:rPr>
        <w:t>无法对电力系统造成影响</w:t>
      </w:r>
      <w:r w:rsidR="00E526CF">
        <w:rPr>
          <w:rFonts w:ascii="Times New Roman" w:hAnsi="Times New Roman" w:hint="eastAsia"/>
        </w:rPr>
        <w:t>。</w:t>
      </w:r>
      <w:r w:rsidR="0075029D">
        <w:rPr>
          <w:rFonts w:ascii="Times New Roman" w:hAnsi="Times New Roman" w:hint="eastAsia"/>
        </w:rPr>
        <w:t>因此电力系统通常以</w:t>
      </w:r>
      <w:r w:rsidR="00E526CF">
        <w:rPr>
          <w:rFonts w:ascii="Times New Roman" w:hAnsi="Times New Roman" w:hint="eastAsia"/>
        </w:rPr>
        <w:t>图</w:t>
      </w:r>
      <w:r w:rsidR="00E526CF">
        <w:rPr>
          <w:rFonts w:ascii="Times New Roman" w:hAnsi="Times New Roman" w:hint="eastAsia"/>
        </w:rPr>
        <w:t>1</w:t>
      </w:r>
      <w:r w:rsidR="00E526CF">
        <w:rPr>
          <w:rFonts w:ascii="Times New Roman" w:hAnsi="Times New Roman" w:hint="eastAsia"/>
        </w:rPr>
        <w:t>所示</w:t>
      </w:r>
      <w:r w:rsidR="0075029D">
        <w:rPr>
          <w:rFonts w:ascii="Times New Roman" w:hAnsi="Times New Roman" w:hint="eastAsia"/>
        </w:rPr>
        <w:t>中间层</w:t>
      </w:r>
      <w:r w:rsidR="00C76E3D">
        <w:rPr>
          <w:rFonts w:ascii="Times New Roman" w:hAnsi="Times New Roman" w:hint="eastAsia"/>
        </w:rPr>
        <w:t>的电动汽车集群形式</w:t>
      </w:r>
      <w:r w:rsidR="0075029D">
        <w:rPr>
          <w:rFonts w:ascii="Times New Roman" w:hAnsi="Times New Roman" w:hint="eastAsia"/>
        </w:rPr>
        <w:t>，对一片区域内（如住宅区或商业区）</w:t>
      </w:r>
      <w:r w:rsidR="00E33F89">
        <w:rPr>
          <w:rFonts w:ascii="Times New Roman" w:hAnsi="Times New Roman" w:hint="eastAsia"/>
        </w:rPr>
        <w:t>一定数量</w:t>
      </w:r>
      <w:r w:rsidR="0075029D">
        <w:rPr>
          <w:rFonts w:ascii="Times New Roman" w:hAnsi="Times New Roman" w:hint="eastAsia"/>
        </w:rPr>
        <w:t>的</w:t>
      </w:r>
      <w:r w:rsidR="005109C1">
        <w:rPr>
          <w:rFonts w:ascii="Times New Roman" w:hAnsi="Times New Roman" w:hint="eastAsia"/>
        </w:rPr>
        <w:t>可控</w:t>
      </w:r>
      <w:r w:rsidR="0075029D">
        <w:rPr>
          <w:rFonts w:ascii="Times New Roman" w:hAnsi="Times New Roman" w:hint="eastAsia"/>
        </w:rPr>
        <w:t>电动汽车进行统一调度。</w:t>
      </w:r>
    </w:p>
    <w:p w14:paraId="28E1437E" w14:textId="062E1B2D" w:rsidR="00462FF1" w:rsidRDefault="00E526CF" w:rsidP="00462FF1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下面请根据单一电动汽车的</w:t>
      </w:r>
      <w:r w:rsidR="00C13D5F">
        <w:rPr>
          <w:rFonts w:ascii="Times New Roman" w:hAnsi="Times New Roman" w:hint="eastAsia"/>
        </w:rPr>
        <w:t>充电</w:t>
      </w:r>
      <w:r>
        <w:rPr>
          <w:rFonts w:ascii="Times New Roman" w:hAnsi="Times New Roman" w:hint="eastAsia"/>
        </w:rPr>
        <w:t>需求</w:t>
      </w:r>
      <w:r w:rsidR="00C13D5F">
        <w:rPr>
          <w:rFonts w:ascii="Times New Roman" w:hAnsi="Times New Roman" w:hint="eastAsia"/>
        </w:rPr>
        <w:t>等信息</w:t>
      </w:r>
      <w:r>
        <w:rPr>
          <w:rFonts w:ascii="Times New Roman" w:hAnsi="Times New Roman" w:hint="eastAsia"/>
        </w:rPr>
        <w:t>，</w:t>
      </w:r>
      <w:r w:rsidR="00C13D5F">
        <w:rPr>
          <w:rFonts w:ascii="Times New Roman" w:hAnsi="Times New Roman" w:hint="eastAsia"/>
        </w:rPr>
        <w:t>建立</w:t>
      </w:r>
      <w:r>
        <w:rPr>
          <w:rFonts w:ascii="Times New Roman" w:hAnsi="Times New Roman" w:hint="eastAsia"/>
        </w:rPr>
        <w:t>电动汽车集群</w:t>
      </w:r>
      <w:r w:rsidR="00F0097D">
        <w:rPr>
          <w:rFonts w:ascii="Times New Roman" w:hAnsi="Times New Roman" w:hint="eastAsia"/>
        </w:rPr>
        <w:t>约束</w:t>
      </w:r>
      <w:r w:rsidR="00013B19">
        <w:rPr>
          <w:rFonts w:ascii="Times New Roman" w:hAnsi="Times New Roman" w:hint="eastAsia"/>
        </w:rPr>
        <w:t>模型</w:t>
      </w:r>
      <w:r>
        <w:rPr>
          <w:rFonts w:ascii="Times New Roman" w:hAnsi="Times New Roman" w:hint="eastAsia"/>
        </w:rPr>
        <w:t>，描述其</w:t>
      </w:r>
      <w:r w:rsidRPr="00C72955">
        <w:rPr>
          <w:rFonts w:ascii="Times New Roman" w:hAnsi="Times New Roman" w:hint="eastAsia"/>
          <w:b/>
          <w:bCs/>
        </w:rPr>
        <w:t>各个时刻的</w:t>
      </w:r>
      <w:r w:rsidR="00C13D5F" w:rsidRPr="00C72955">
        <w:rPr>
          <w:rFonts w:ascii="Times New Roman" w:hAnsi="Times New Roman" w:hint="eastAsia"/>
          <w:b/>
          <w:bCs/>
        </w:rPr>
        <w:t>可调度功率</w:t>
      </w:r>
      <w:r w:rsidR="006D4A22" w:rsidRPr="00C72955">
        <w:rPr>
          <w:rFonts w:ascii="Times New Roman" w:hAnsi="Times New Roman" w:hint="eastAsia"/>
          <w:b/>
          <w:bCs/>
        </w:rPr>
        <w:t>等</w:t>
      </w:r>
      <w:r w:rsidR="00C13D5F" w:rsidRPr="00C72955">
        <w:rPr>
          <w:rFonts w:ascii="Times New Roman" w:hAnsi="Times New Roman" w:hint="eastAsia"/>
          <w:b/>
          <w:bCs/>
        </w:rPr>
        <w:t>约束条件</w:t>
      </w:r>
      <w:r>
        <w:rPr>
          <w:rFonts w:ascii="Times New Roman" w:hAnsi="Times New Roman" w:hint="eastAsia"/>
        </w:rPr>
        <w:t>。</w:t>
      </w:r>
    </w:p>
    <w:p w14:paraId="44DEE184" w14:textId="7211B9BA" w:rsidR="00274529" w:rsidRDefault="0057780D" w:rsidP="00274529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假设本题系统中所有电动汽车属于同一个集群，</w:t>
      </w:r>
      <w:r w:rsidR="009640E7">
        <w:rPr>
          <w:rFonts w:ascii="Times New Roman" w:hAnsi="Times New Roman" w:hint="eastAsia"/>
        </w:rPr>
        <w:t>附件</w:t>
      </w:r>
      <w:r w:rsidR="009640E7">
        <w:rPr>
          <w:rFonts w:ascii="Times New Roman" w:hAnsi="Times New Roman" w:hint="eastAsia"/>
        </w:rPr>
        <w:t>1</w:t>
      </w:r>
      <w:r w:rsidR="009640E7">
        <w:rPr>
          <w:rFonts w:ascii="Times New Roman" w:hAnsi="Times New Roman" w:hint="eastAsia"/>
        </w:rPr>
        <w:t>给出了</w:t>
      </w:r>
      <w:r>
        <w:rPr>
          <w:rFonts w:ascii="Times New Roman" w:hAnsi="Times New Roman" w:hint="eastAsia"/>
        </w:rPr>
        <w:t>该</w:t>
      </w:r>
      <w:r w:rsidR="00013B19">
        <w:rPr>
          <w:rFonts w:ascii="Times New Roman" w:hAnsi="Times New Roman" w:hint="eastAsia"/>
        </w:rPr>
        <w:t>集群</w:t>
      </w:r>
      <w:r w:rsidR="00462FF1">
        <w:rPr>
          <w:rFonts w:ascii="Times New Roman" w:hAnsi="Times New Roman" w:hint="eastAsia"/>
        </w:rPr>
        <w:t>下辖的</w:t>
      </w:r>
      <w:r w:rsidR="00F25036" w:rsidRPr="00F25036">
        <w:rPr>
          <w:rFonts w:ascii="Times New Roman" w:hAnsi="Times New Roman"/>
        </w:rPr>
        <w:t>4012</w:t>
      </w:r>
      <w:r w:rsidR="00462FF1" w:rsidRPr="00F25036">
        <w:rPr>
          <w:rFonts w:ascii="Times New Roman" w:hAnsi="Times New Roman" w:hint="eastAsia"/>
        </w:rPr>
        <w:t>辆电动汽车</w:t>
      </w:r>
      <w:r w:rsidR="00013B19" w:rsidRPr="00F25036">
        <w:rPr>
          <w:rFonts w:ascii="Times New Roman" w:hAnsi="Times New Roman" w:hint="eastAsia"/>
        </w:rPr>
        <w:t>到达</w:t>
      </w:r>
      <w:r w:rsidR="00013B19" w:rsidRPr="00F25036">
        <w:rPr>
          <w:rFonts w:ascii="Times New Roman" w:hAnsi="Times New Roman" w:hint="eastAsia"/>
        </w:rPr>
        <w:t>/</w:t>
      </w:r>
      <w:r w:rsidR="00013B19" w:rsidRPr="00F25036">
        <w:rPr>
          <w:rFonts w:ascii="Times New Roman" w:hAnsi="Times New Roman" w:hint="eastAsia"/>
        </w:rPr>
        <w:t>离开</w:t>
      </w:r>
      <w:r w:rsidR="00653991" w:rsidRPr="00F25036">
        <w:rPr>
          <w:rFonts w:ascii="Times New Roman" w:hAnsi="Times New Roman" w:hint="eastAsia"/>
        </w:rPr>
        <w:t>时刻</w:t>
      </w:r>
      <w:r w:rsidR="001C0C37">
        <w:rPr>
          <w:rFonts w:ascii="Times New Roman" w:hAnsi="Times New Roman" w:hint="eastAsia"/>
        </w:rPr>
        <w:t>的</w:t>
      </w:r>
      <w:r w:rsidR="00653991" w:rsidRPr="00F25036">
        <w:rPr>
          <w:rFonts w:ascii="Times New Roman" w:hAnsi="Times New Roman" w:hint="eastAsia"/>
        </w:rPr>
        <w:t>信息</w:t>
      </w:r>
      <w:r w:rsidR="00013B19">
        <w:rPr>
          <w:rFonts w:ascii="Times New Roman" w:hAnsi="Times New Roman" w:hint="eastAsia"/>
        </w:rPr>
        <w:t>。附表</w:t>
      </w:r>
      <w:r w:rsidR="00831E57">
        <w:rPr>
          <w:rFonts w:ascii="Times New Roman" w:hAnsi="Times New Roman"/>
        </w:rPr>
        <w:t>1</w:t>
      </w:r>
      <w:r w:rsidR="00462FF1">
        <w:rPr>
          <w:rFonts w:ascii="Times New Roman" w:hAnsi="Times New Roman" w:hint="eastAsia"/>
        </w:rPr>
        <w:t>分无序充电、有序充电、有序充放电三种情况给出了电动汽车充电</w:t>
      </w:r>
      <w:proofErr w:type="gramStart"/>
      <w:r w:rsidR="009F4330">
        <w:rPr>
          <w:rFonts w:ascii="Times New Roman" w:hAnsi="Times New Roman" w:hint="eastAsia"/>
        </w:rPr>
        <w:t>量需求</w:t>
      </w:r>
      <w:proofErr w:type="gramEnd"/>
      <w:r w:rsidR="00462FF1">
        <w:rPr>
          <w:rFonts w:ascii="Times New Roman" w:hAnsi="Times New Roman" w:hint="eastAsia"/>
        </w:rPr>
        <w:t>等相关信息。</w:t>
      </w:r>
    </w:p>
    <w:p w14:paraId="1DAE6E41" w14:textId="77777777" w:rsidR="00274529" w:rsidRDefault="00274529" w:rsidP="00274529">
      <w:pPr>
        <w:pStyle w:val="a3"/>
        <w:spacing w:before="3" w:line="364" w:lineRule="auto"/>
        <w:ind w:left="120" w:right="236" w:firstLine="479"/>
        <w:jc w:val="both"/>
        <w:rPr>
          <w:rFonts w:ascii="黑体" w:eastAsia="黑体" w:hAnsi="黑体" w:hint="eastAsia"/>
        </w:rPr>
      </w:pPr>
    </w:p>
    <w:p w14:paraId="772DDF07" w14:textId="0B54ABDE" w:rsidR="00DE6DFE" w:rsidRPr="00E22FCE" w:rsidRDefault="00757408" w:rsidP="007A4127">
      <w:pPr>
        <w:pStyle w:val="a4"/>
        <w:numPr>
          <w:ilvl w:val="0"/>
          <w:numId w:val="1"/>
        </w:numPr>
        <w:tabs>
          <w:tab w:val="left" w:pos="1202"/>
        </w:tabs>
        <w:spacing w:before="3" w:afterLines="50" w:after="120"/>
        <w:jc w:val="both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系统级风电-电动汽车</w:t>
      </w:r>
      <w:r w:rsidR="00896911">
        <w:rPr>
          <w:rFonts w:ascii="黑体" w:eastAsia="黑体" w:hAnsi="黑体" w:hint="eastAsia"/>
          <w:sz w:val="24"/>
        </w:rPr>
        <w:t>协同</w:t>
      </w:r>
      <w:r>
        <w:rPr>
          <w:rFonts w:ascii="黑体" w:eastAsia="黑体" w:hAnsi="黑体" w:hint="eastAsia"/>
          <w:sz w:val="24"/>
        </w:rPr>
        <w:t>调度</w:t>
      </w:r>
    </w:p>
    <w:p w14:paraId="374E9C1D" w14:textId="435ACE3C" w:rsidR="00217E43" w:rsidRDefault="00F5052B" w:rsidP="00C92473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风力发电出力的波动性与反调峰特性（</w:t>
      </w:r>
      <w:r w:rsidR="0001426D">
        <w:rPr>
          <w:rFonts w:ascii="Times New Roman" w:hAnsi="Times New Roman" w:hint="eastAsia"/>
        </w:rPr>
        <w:t>如图</w:t>
      </w:r>
      <w:r w:rsidR="0001426D">
        <w:rPr>
          <w:rFonts w:ascii="Times New Roman" w:hAnsi="Times New Roman" w:hint="eastAsia"/>
        </w:rPr>
        <w:t>2</w:t>
      </w:r>
      <w:r w:rsidR="0001426D">
        <w:rPr>
          <w:rFonts w:ascii="Times New Roman" w:hAnsi="Times New Roman" w:hint="eastAsia"/>
        </w:rPr>
        <w:t>所示，</w:t>
      </w:r>
      <w:r w:rsidR="00A27818">
        <w:rPr>
          <w:rFonts w:ascii="Times New Roman" w:hAnsi="Times New Roman" w:hint="eastAsia"/>
        </w:rPr>
        <w:t>夜间风电</w:t>
      </w:r>
      <w:r>
        <w:rPr>
          <w:rFonts w:ascii="Times New Roman" w:hAnsi="Times New Roman" w:hint="eastAsia"/>
        </w:rPr>
        <w:t>高峰</w:t>
      </w:r>
      <w:r w:rsidR="006D0AD4">
        <w:rPr>
          <w:rFonts w:ascii="Times New Roman" w:hAnsi="Times New Roman" w:hint="eastAsia"/>
        </w:rPr>
        <w:t>对应常规</w:t>
      </w:r>
      <w:r>
        <w:rPr>
          <w:rFonts w:ascii="Times New Roman" w:hAnsi="Times New Roman" w:hint="eastAsia"/>
        </w:rPr>
        <w:t>负荷</w:t>
      </w:r>
      <w:r w:rsidR="00165EA1">
        <w:rPr>
          <w:rFonts w:ascii="Times New Roman" w:hAnsi="Times New Roman" w:hint="eastAsia"/>
        </w:rPr>
        <w:t>低谷</w:t>
      </w:r>
      <w:r>
        <w:rPr>
          <w:rFonts w:ascii="Times New Roman" w:hAnsi="Times New Roman" w:hint="eastAsia"/>
        </w:rPr>
        <w:t>）给电力系统</w:t>
      </w:r>
      <w:r w:rsidR="00A27818"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调度</w:t>
      </w:r>
      <w:r w:rsidR="00A27818">
        <w:rPr>
          <w:rFonts w:ascii="Times New Roman" w:hAnsi="Times New Roman" w:hint="eastAsia"/>
        </w:rPr>
        <w:t>运行</w:t>
      </w:r>
      <w:r>
        <w:rPr>
          <w:rFonts w:ascii="Times New Roman" w:hAnsi="Times New Roman" w:hint="eastAsia"/>
        </w:rPr>
        <w:t>带来巨大困难，</w:t>
      </w:r>
      <w:r w:rsidR="00716494">
        <w:rPr>
          <w:rFonts w:ascii="Times New Roman" w:hAnsi="Times New Roman" w:hint="eastAsia"/>
        </w:rPr>
        <w:t>严重时可能引发</w:t>
      </w:r>
      <w:r>
        <w:rPr>
          <w:rFonts w:ascii="Times New Roman" w:hAnsi="Times New Roman" w:hint="eastAsia"/>
        </w:rPr>
        <w:t>弃风。</w:t>
      </w:r>
      <w:r w:rsidR="006D0AD4">
        <w:rPr>
          <w:rFonts w:ascii="Times New Roman" w:hAnsi="Times New Roman" w:hint="eastAsia"/>
        </w:rPr>
        <w:t>电动汽车集群的引入可有效缓解这一问题。</w:t>
      </w:r>
    </w:p>
    <w:p w14:paraId="4E5D3804" w14:textId="77777777" w:rsidR="00122663" w:rsidRDefault="00122663" w:rsidP="00122663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022A796" wp14:editId="1C83CE68">
            <wp:extent cx="4213185" cy="235053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3244" cy="23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AD90" w14:textId="07922601" w:rsidR="00122663" w:rsidRPr="00122663" w:rsidRDefault="00122663" w:rsidP="00122663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C27D08">
        <w:rPr>
          <w:rFonts w:ascii="Times New Roman" w:hAnsi="Times New Roman"/>
          <w:b/>
          <w:bCs/>
          <w:sz w:val="24"/>
          <w:szCs w:val="24"/>
        </w:rPr>
        <w:t>图</w:t>
      </w:r>
      <w:r w:rsidRPr="00C27D08">
        <w:rPr>
          <w:rFonts w:ascii="Times New Roman" w:hAnsi="Times New Roman"/>
          <w:b/>
          <w:bCs/>
          <w:sz w:val="24"/>
          <w:szCs w:val="24"/>
        </w:rPr>
        <w:t xml:space="preserve"> 2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27D08">
        <w:rPr>
          <w:rFonts w:ascii="Times New Roman" w:hAnsi="Times New Roman" w:hint="eastAsia"/>
          <w:b/>
          <w:bCs/>
          <w:sz w:val="24"/>
          <w:szCs w:val="24"/>
        </w:rPr>
        <w:t>风电出力的反调峰特性</w:t>
      </w:r>
    </w:p>
    <w:p w14:paraId="4253B9A2" w14:textId="245C3A94" w:rsidR="00390CEB" w:rsidRDefault="00C92473" w:rsidP="007A4127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下面请从</w:t>
      </w:r>
      <w:r w:rsidR="00122663">
        <w:rPr>
          <w:rFonts w:ascii="Times New Roman" w:hAnsi="Times New Roman" w:hint="eastAsia"/>
        </w:rPr>
        <w:t>图</w:t>
      </w:r>
      <w:r w:rsidR="00122663">
        <w:rPr>
          <w:rFonts w:ascii="Times New Roman" w:hAnsi="Times New Roman" w:hint="eastAsia"/>
        </w:rPr>
        <w:t>1</w:t>
      </w:r>
      <w:r w:rsidR="00C76E3D">
        <w:rPr>
          <w:rFonts w:ascii="Times New Roman" w:hAnsi="Times New Roman" w:hint="eastAsia"/>
        </w:rPr>
        <w:t>顶层</w:t>
      </w:r>
      <w:r w:rsidR="00122663">
        <w:rPr>
          <w:rFonts w:ascii="Times New Roman" w:hAnsi="Times New Roman" w:hint="eastAsia"/>
        </w:rPr>
        <w:t>能量管理系统</w:t>
      </w:r>
      <w:r>
        <w:rPr>
          <w:rFonts w:ascii="Times New Roman" w:hAnsi="Times New Roman" w:hint="eastAsia"/>
        </w:rPr>
        <w:t>的角度，</w:t>
      </w:r>
      <w:r w:rsidR="009D5AAD">
        <w:rPr>
          <w:rFonts w:ascii="Times New Roman" w:hAnsi="Times New Roman" w:hint="eastAsia"/>
        </w:rPr>
        <w:t>结合上一</w:t>
      </w:r>
      <w:proofErr w:type="gramStart"/>
      <w:r w:rsidR="009D5AAD">
        <w:rPr>
          <w:rFonts w:ascii="Times New Roman" w:hAnsi="Times New Roman" w:hint="eastAsia"/>
        </w:rPr>
        <w:t>问建立</w:t>
      </w:r>
      <w:proofErr w:type="gramEnd"/>
      <w:r w:rsidR="009D5AAD">
        <w:rPr>
          <w:rFonts w:ascii="Times New Roman" w:hAnsi="Times New Roman" w:hint="eastAsia"/>
        </w:rPr>
        <w:t>的电动汽车集群模型，</w:t>
      </w:r>
      <w:r>
        <w:rPr>
          <w:rFonts w:ascii="Times New Roman" w:hAnsi="Times New Roman" w:hint="eastAsia"/>
        </w:rPr>
        <w:t>以</w:t>
      </w:r>
      <w:r w:rsidRPr="000A2ADD">
        <w:rPr>
          <w:rFonts w:ascii="Times New Roman" w:hAnsi="Times New Roman" w:hint="eastAsia"/>
          <w:b/>
          <w:bCs/>
        </w:rPr>
        <w:t>系统综合成本</w:t>
      </w:r>
      <w:r w:rsidR="000A2ADD">
        <w:rPr>
          <w:rFonts w:ascii="Times New Roman" w:hAnsi="Times New Roman" w:hint="eastAsia"/>
        </w:rPr>
        <w:t>（其中热电厂成本</w:t>
      </w:r>
      <w:r w:rsidR="000A2ADD" w:rsidRPr="0064544C">
        <w:rPr>
          <w:position w:val="-12"/>
        </w:rPr>
        <w:object w:dxaOrig="2100" w:dyaOrig="340" w14:anchorId="1D2B14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15pt;height:17.25pt" o:ole="">
            <v:imagedata r:id="rId9" o:title=""/>
          </v:shape>
          <o:OLEObject Type="Embed" ProgID="Equation.DSMT4" ShapeID="_x0000_i1025" DrawAspect="Content" ObjectID="_1836491396" r:id="rId10"/>
        </w:object>
      </w:r>
      <w:r w:rsidR="000A2ADD">
        <w:rPr>
          <w:rFonts w:ascii="Times New Roman" w:hAnsi="Times New Roman" w:hint="eastAsia"/>
        </w:rPr>
        <w:t>，风电成本设为</w:t>
      </w:r>
      <w:r w:rsidR="000A2ADD">
        <w:rPr>
          <w:rFonts w:ascii="Times New Roman" w:hAnsi="Times New Roman" w:hint="eastAsia"/>
        </w:rPr>
        <w:t>0</w:t>
      </w:r>
      <w:r w:rsidR="000A2ADD">
        <w:rPr>
          <w:rFonts w:ascii="Times New Roman" w:hAnsi="Times New Roman" w:hint="eastAsia"/>
        </w:rPr>
        <w:t>体现优先消纳，电动汽车集群向用户收取充电费支付放电费）</w:t>
      </w:r>
      <w:r>
        <w:rPr>
          <w:rFonts w:ascii="Times New Roman" w:hAnsi="Times New Roman" w:hint="eastAsia"/>
        </w:rPr>
        <w:t>最小化为目标，分</w:t>
      </w:r>
      <w:r w:rsidRPr="004C0F0C">
        <w:rPr>
          <w:rFonts w:ascii="Times New Roman" w:hAnsi="Times New Roman" w:hint="eastAsia"/>
          <w:b/>
          <w:bCs/>
        </w:rPr>
        <w:t>有序充电、有序充放电两种情况</w:t>
      </w:r>
      <w:r>
        <w:rPr>
          <w:rFonts w:ascii="Times New Roman" w:hAnsi="Times New Roman" w:hint="eastAsia"/>
        </w:rPr>
        <w:t>，在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8</w:t>
      </w:r>
      <w:r>
        <w:rPr>
          <w:rFonts w:ascii="Times New Roman" w:hAnsi="Times New Roman" w:hint="eastAsia"/>
        </w:rPr>
        <w:t>:</w:t>
      </w:r>
      <w:r>
        <w:rPr>
          <w:rFonts w:ascii="Times New Roman" w:hAnsi="Times New Roman"/>
        </w:rPr>
        <w:t>00</w:t>
      </w:r>
      <w:r>
        <w:rPr>
          <w:rFonts w:ascii="Times New Roman" w:hAnsi="Times New Roman" w:hint="eastAsia"/>
        </w:rPr>
        <w:t>-</w:t>
      </w:r>
      <w:r>
        <w:rPr>
          <w:rFonts w:ascii="Times New Roman" w:hAnsi="Times New Roman"/>
        </w:rPr>
        <w:t>8</w:t>
      </w:r>
      <w:r>
        <w:rPr>
          <w:rFonts w:ascii="Times New Roman" w:hAnsi="Times New Roman" w:hint="eastAsia"/>
        </w:rPr>
        <w:t>:</w:t>
      </w:r>
      <w:r>
        <w:rPr>
          <w:rFonts w:ascii="Times New Roman" w:hAnsi="Times New Roman"/>
        </w:rPr>
        <w:t>00</w:t>
      </w:r>
      <w:r w:rsidR="00B56902">
        <w:rPr>
          <w:rFonts w:ascii="Times New Roman" w:hAnsi="Times New Roman" w:hint="eastAsia"/>
        </w:rPr>
        <w:t>时段</w:t>
      </w:r>
      <w:r>
        <w:rPr>
          <w:rFonts w:ascii="Times New Roman" w:hAnsi="Times New Roman" w:hint="eastAsia"/>
        </w:rPr>
        <w:t>对某电网中的热电厂、风电场、电动汽车集群进行协同调度，确定热电厂、风电场各个时段</w:t>
      </w:r>
      <w:r w:rsidR="00B56902">
        <w:rPr>
          <w:rFonts w:ascii="Times New Roman" w:hAnsi="Times New Roman" w:hint="eastAsia"/>
        </w:rPr>
        <w:t>（以</w:t>
      </w:r>
      <w:r w:rsidR="00B56902">
        <w:rPr>
          <w:rFonts w:ascii="Times New Roman" w:hAnsi="Times New Roman" w:hint="eastAsia"/>
        </w:rPr>
        <w:t>1</w:t>
      </w:r>
      <w:r w:rsidR="00B56902">
        <w:rPr>
          <w:rFonts w:ascii="Times New Roman" w:hAnsi="Times New Roman"/>
        </w:rPr>
        <w:t>5</w:t>
      </w:r>
      <w:r w:rsidR="00B56902">
        <w:rPr>
          <w:rFonts w:ascii="Times New Roman" w:hAnsi="Times New Roman" w:hint="eastAsia"/>
        </w:rPr>
        <w:t>min</w:t>
      </w:r>
      <w:r w:rsidR="00B56902">
        <w:rPr>
          <w:rFonts w:ascii="Times New Roman" w:hAnsi="Times New Roman" w:hint="eastAsia"/>
        </w:rPr>
        <w:t>为时间步长）</w:t>
      </w:r>
      <w:r>
        <w:rPr>
          <w:rFonts w:ascii="Times New Roman" w:hAnsi="Times New Roman" w:hint="eastAsia"/>
        </w:rPr>
        <w:t>的</w:t>
      </w:r>
      <w:r w:rsidRPr="004C0F0C">
        <w:rPr>
          <w:rFonts w:ascii="Times New Roman" w:hAnsi="Times New Roman" w:hint="eastAsia"/>
          <w:b/>
          <w:bCs/>
        </w:rPr>
        <w:t>出力</w:t>
      </w:r>
      <w:r>
        <w:rPr>
          <w:rFonts w:ascii="Times New Roman" w:hAnsi="Times New Roman" w:hint="eastAsia"/>
        </w:rPr>
        <w:t>及电动汽车集群的</w:t>
      </w:r>
      <w:r w:rsidR="00B56902" w:rsidRPr="004C0F0C">
        <w:rPr>
          <w:rFonts w:ascii="Times New Roman" w:hAnsi="Times New Roman" w:hint="eastAsia"/>
          <w:b/>
          <w:bCs/>
        </w:rPr>
        <w:t>总</w:t>
      </w:r>
      <w:r w:rsidRPr="004C0F0C">
        <w:rPr>
          <w:rFonts w:ascii="Times New Roman" w:hAnsi="Times New Roman" w:hint="eastAsia"/>
          <w:b/>
          <w:bCs/>
        </w:rPr>
        <w:t>充放电功率</w:t>
      </w:r>
      <w:r>
        <w:rPr>
          <w:rFonts w:ascii="Times New Roman" w:hAnsi="Times New Roman" w:hint="eastAsia"/>
        </w:rPr>
        <w:t>，并</w:t>
      </w:r>
      <w:r w:rsidRPr="004C0F0C">
        <w:rPr>
          <w:rFonts w:ascii="Times New Roman" w:hAnsi="Times New Roman" w:hint="eastAsia"/>
          <w:b/>
          <w:bCs/>
        </w:rPr>
        <w:t>与无序充电的情况进行比较</w:t>
      </w:r>
      <w:r>
        <w:rPr>
          <w:rFonts w:ascii="Times New Roman" w:hAnsi="Times New Roman" w:hint="eastAsia"/>
        </w:rPr>
        <w:t>。进一步探究</w:t>
      </w:r>
      <w:r w:rsidRPr="004C0F0C">
        <w:rPr>
          <w:rFonts w:ascii="Times New Roman" w:hAnsi="Times New Roman" w:hint="eastAsia"/>
          <w:b/>
          <w:bCs/>
        </w:rPr>
        <w:t>电动汽车</w:t>
      </w:r>
      <w:proofErr w:type="gramStart"/>
      <w:r w:rsidR="00163C7D">
        <w:rPr>
          <w:rFonts w:ascii="Times New Roman" w:hAnsi="Times New Roman" w:hint="eastAsia"/>
          <w:b/>
          <w:bCs/>
        </w:rPr>
        <w:t>渗透率</w:t>
      </w:r>
      <w:r w:rsidRPr="004C0F0C">
        <w:rPr>
          <w:rFonts w:ascii="Times New Roman" w:hAnsi="Times New Roman" w:hint="eastAsia"/>
          <w:b/>
          <w:bCs/>
        </w:rPr>
        <w:t>对弃风量</w:t>
      </w:r>
      <w:proofErr w:type="gramEnd"/>
      <w:r>
        <w:rPr>
          <w:rFonts w:ascii="Times New Roman" w:hAnsi="Times New Roman" w:hint="eastAsia"/>
        </w:rPr>
        <w:t>的影响。</w:t>
      </w:r>
      <w:r w:rsidR="009D5AAD">
        <w:rPr>
          <w:rFonts w:ascii="Times New Roman" w:hAnsi="Times New Roman" w:hint="eastAsia"/>
        </w:rPr>
        <w:t>热电厂参数如附表</w:t>
      </w:r>
      <w:r w:rsidR="009D5AAD">
        <w:rPr>
          <w:rFonts w:ascii="Times New Roman" w:hAnsi="Times New Roman" w:hint="eastAsia"/>
        </w:rPr>
        <w:t>2</w:t>
      </w:r>
      <w:r w:rsidR="009D5AAD">
        <w:rPr>
          <w:rFonts w:ascii="Times New Roman" w:hAnsi="Times New Roman" w:hint="eastAsia"/>
        </w:rPr>
        <w:t>所示。</w:t>
      </w:r>
      <w:r w:rsidR="00936579">
        <w:rPr>
          <w:rFonts w:ascii="Times New Roman" w:hAnsi="Times New Roman" w:hint="eastAsia"/>
        </w:rPr>
        <w:t>普</w:t>
      </w:r>
      <w:r w:rsidR="00936579">
        <w:rPr>
          <w:rFonts w:ascii="Times New Roman" w:hAnsi="Times New Roman" w:hint="eastAsia"/>
        </w:rPr>
        <w:lastRenderedPageBreak/>
        <w:t>通</w:t>
      </w:r>
      <w:r w:rsidR="002B5F5E">
        <w:rPr>
          <w:rFonts w:ascii="Times New Roman" w:hAnsi="Times New Roman" w:hint="eastAsia"/>
        </w:rPr>
        <w:t>（非充电）</w:t>
      </w:r>
      <w:r w:rsidR="00936579">
        <w:rPr>
          <w:rFonts w:ascii="Times New Roman" w:hAnsi="Times New Roman" w:hint="eastAsia"/>
        </w:rPr>
        <w:t>负荷与</w:t>
      </w:r>
      <w:r w:rsidR="009D5AAD">
        <w:rPr>
          <w:rFonts w:ascii="Times New Roman" w:hAnsi="Times New Roman" w:hint="eastAsia"/>
        </w:rPr>
        <w:t>风电出力预测数据如附件</w:t>
      </w:r>
      <w:r w:rsidR="009D5AAD">
        <w:rPr>
          <w:rFonts w:ascii="Times New Roman" w:hAnsi="Times New Roman"/>
        </w:rPr>
        <w:t>2</w:t>
      </w:r>
      <w:r w:rsidR="009D5AAD">
        <w:rPr>
          <w:rFonts w:ascii="Times New Roman" w:hAnsi="Times New Roman" w:hint="eastAsia"/>
        </w:rPr>
        <w:t>所示。</w:t>
      </w:r>
    </w:p>
    <w:p w14:paraId="7076A7C2" w14:textId="27EC082E" w:rsidR="00D51C8B" w:rsidRDefault="00CD1D90" w:rsidP="00BB087B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CD1D90">
        <w:rPr>
          <w:rFonts w:ascii="Times New Roman" w:hAnsi="Times New Roman" w:hint="eastAsia"/>
          <w:b/>
          <w:bCs/>
        </w:rPr>
        <w:t>提示</w:t>
      </w:r>
      <w:r w:rsidR="00003FD5">
        <w:rPr>
          <w:rFonts w:ascii="Times New Roman" w:hAnsi="Times New Roman" w:hint="eastAsia"/>
          <w:b/>
          <w:bCs/>
        </w:rPr>
        <w:t>：</w:t>
      </w:r>
      <w:r w:rsidR="00C92473">
        <w:rPr>
          <w:rFonts w:ascii="Times New Roman" w:hAnsi="Times New Roman" w:hint="eastAsia"/>
        </w:rPr>
        <w:t>建模可</w:t>
      </w:r>
      <w:r w:rsidR="00003FD5">
        <w:rPr>
          <w:rFonts w:ascii="Times New Roman" w:hAnsi="Times New Roman" w:hint="eastAsia"/>
        </w:rPr>
        <w:t>参考</w:t>
      </w:r>
      <w:r w:rsidR="009D5AAD">
        <w:rPr>
          <w:rFonts w:ascii="Times New Roman" w:hAnsi="Times New Roman" w:hint="eastAsia"/>
        </w:rPr>
        <w:t>所给数据与</w:t>
      </w:r>
      <w:r w:rsidR="00C92473">
        <w:rPr>
          <w:rFonts w:ascii="Times New Roman" w:hAnsi="Times New Roman" w:hint="eastAsia"/>
        </w:rPr>
        <w:t>参考文献</w:t>
      </w:r>
      <w:r w:rsidR="00C92473">
        <w:rPr>
          <w:rFonts w:ascii="Times New Roman" w:hAnsi="Times New Roman" w:hint="eastAsia"/>
        </w:rPr>
        <w:t>[</w:t>
      </w:r>
      <w:r w:rsidR="00C92473">
        <w:rPr>
          <w:rFonts w:ascii="Times New Roman" w:hAnsi="Times New Roman"/>
        </w:rPr>
        <w:t>1]</w:t>
      </w:r>
      <w:r w:rsidR="00C92473">
        <w:rPr>
          <w:rFonts w:ascii="Times New Roman" w:hAnsi="Times New Roman" w:hint="eastAsia"/>
        </w:rPr>
        <w:t>。</w:t>
      </w:r>
      <w:r w:rsidR="00A17896" w:rsidRPr="00A17896">
        <w:rPr>
          <w:rFonts w:ascii="Times New Roman" w:hAnsi="Times New Roman" w:hint="eastAsia"/>
        </w:rPr>
        <w:t>建模</w:t>
      </w:r>
      <w:r w:rsidR="006222B4" w:rsidRPr="006222B4">
        <w:rPr>
          <w:rFonts w:ascii="Times New Roman" w:hAnsi="Times New Roman" w:hint="eastAsia"/>
        </w:rPr>
        <w:t>若涉及</w:t>
      </w:r>
      <w:r w:rsidR="00D51C8B">
        <w:rPr>
          <w:rFonts w:ascii="Times New Roman" w:hAnsi="Times New Roman" w:hint="eastAsia"/>
        </w:rPr>
        <w:t>互补松弛约束</w:t>
      </w:r>
      <w:r w:rsidR="006222B4">
        <w:rPr>
          <w:rFonts w:ascii="Times New Roman" w:hAnsi="Times New Roman" w:hint="eastAsia"/>
        </w:rPr>
        <w:t>，</w:t>
      </w:r>
      <w:r w:rsidR="00D51C8B">
        <w:rPr>
          <w:rFonts w:ascii="Times New Roman" w:hAnsi="Times New Roman" w:hint="eastAsia"/>
        </w:rPr>
        <w:t>处理方法可参见</w:t>
      </w:r>
      <w:r w:rsidR="00D51C8B" w:rsidRPr="00B45D99">
        <w:rPr>
          <w:rFonts w:ascii="Times New Roman" w:hAnsi="Times New Roman" w:hint="eastAsia"/>
        </w:rPr>
        <w:t>附</w:t>
      </w:r>
      <w:r w:rsidR="00920B4C">
        <w:rPr>
          <w:rFonts w:ascii="Times New Roman" w:hAnsi="Times New Roman" w:hint="eastAsia"/>
        </w:rPr>
        <w:t>录</w:t>
      </w:r>
      <w:r w:rsidR="00920B4C">
        <w:rPr>
          <w:rFonts w:ascii="Times New Roman" w:hAnsi="Times New Roman" w:hint="eastAsia"/>
        </w:rPr>
        <w:t>1</w:t>
      </w:r>
      <w:r w:rsidR="00D51C8B" w:rsidRPr="00B45D99">
        <w:rPr>
          <w:rFonts w:ascii="Times New Roman" w:hAnsi="Times New Roman" w:hint="eastAsia"/>
        </w:rPr>
        <w:t>。</w:t>
      </w:r>
    </w:p>
    <w:p w14:paraId="377B9F9E" w14:textId="7FC22A12" w:rsidR="00707E60" w:rsidRPr="001955A2" w:rsidRDefault="00281693" w:rsidP="001955A2">
      <w:pPr>
        <w:pStyle w:val="a3"/>
        <w:spacing w:before="3" w:line="365" w:lineRule="auto"/>
        <w:ind w:left="119" w:right="238"/>
        <w:jc w:val="both"/>
        <w:rPr>
          <w:rFonts w:ascii="黑体" w:eastAsia="黑体" w:hAnsi="黑体" w:hint="eastAsia"/>
          <w:b/>
          <w:bCs/>
        </w:rPr>
      </w:pPr>
      <w:r w:rsidRPr="00281693">
        <w:rPr>
          <w:rFonts w:ascii="黑体" w:eastAsia="黑体" w:hAnsi="黑体" w:hint="eastAsia"/>
          <w:b/>
          <w:bCs/>
        </w:rPr>
        <w:t>任务</w:t>
      </w:r>
      <w:r w:rsidR="001955A2">
        <w:rPr>
          <w:rFonts w:ascii="黑体" w:eastAsia="黑体" w:hAnsi="黑体"/>
          <w:b/>
          <w:bCs/>
        </w:rPr>
        <w:t>2</w:t>
      </w:r>
      <w:r w:rsidRPr="00281693">
        <w:rPr>
          <w:rFonts w:ascii="黑体" w:eastAsia="黑体" w:hAnsi="黑体" w:hint="eastAsia"/>
          <w:b/>
          <w:bCs/>
        </w:rPr>
        <w:t>：由</w:t>
      </w:r>
      <w:r w:rsidR="0020577C">
        <w:rPr>
          <w:rFonts w:ascii="黑体" w:eastAsia="黑体" w:hAnsi="黑体" w:hint="eastAsia"/>
          <w:b/>
          <w:bCs/>
        </w:rPr>
        <w:t>上</w:t>
      </w:r>
      <w:r w:rsidRPr="00281693">
        <w:rPr>
          <w:rFonts w:ascii="黑体" w:eastAsia="黑体" w:hAnsi="黑体" w:hint="eastAsia"/>
          <w:b/>
          <w:bCs/>
        </w:rPr>
        <w:t>至</w:t>
      </w:r>
      <w:r w:rsidR="0020577C">
        <w:rPr>
          <w:rFonts w:ascii="黑体" w:eastAsia="黑体" w:hAnsi="黑体" w:hint="eastAsia"/>
          <w:b/>
          <w:bCs/>
        </w:rPr>
        <w:t>下</w:t>
      </w:r>
      <w:r w:rsidRPr="00281693">
        <w:rPr>
          <w:rFonts w:ascii="黑体" w:eastAsia="黑体" w:hAnsi="黑体" w:hint="eastAsia"/>
          <w:b/>
          <w:bCs/>
        </w:rPr>
        <w:t>——</w:t>
      </w:r>
      <w:r w:rsidR="001955A2" w:rsidRPr="001955A2">
        <w:rPr>
          <w:rFonts w:ascii="黑体" w:eastAsia="黑体" w:hAnsi="黑体" w:hint="eastAsia"/>
          <w:b/>
          <w:bCs/>
        </w:rPr>
        <w:t>充放电分解协调</w:t>
      </w:r>
    </w:p>
    <w:p w14:paraId="27555BED" w14:textId="35773ECD" w:rsidR="008235C9" w:rsidRDefault="008235C9" w:rsidP="007A4127">
      <w:pPr>
        <w:pStyle w:val="a4"/>
        <w:numPr>
          <w:ilvl w:val="0"/>
          <w:numId w:val="1"/>
        </w:numPr>
        <w:tabs>
          <w:tab w:val="left" w:pos="1202"/>
        </w:tabs>
        <w:spacing w:before="3" w:afterLines="50" w:after="120"/>
        <w:jc w:val="both"/>
        <w:rPr>
          <w:rFonts w:ascii="黑体" w:eastAsia="黑体" w:hAnsi="黑体" w:hint="eastAsia"/>
          <w:sz w:val="24"/>
        </w:rPr>
      </w:pPr>
      <w:r w:rsidRPr="008235C9">
        <w:rPr>
          <w:rFonts w:ascii="黑体" w:eastAsia="黑体" w:hAnsi="黑体" w:hint="eastAsia"/>
          <w:sz w:val="24"/>
        </w:rPr>
        <w:t>中</w:t>
      </w:r>
      <w:r w:rsidR="00BF10D3">
        <w:rPr>
          <w:rFonts w:ascii="黑体" w:eastAsia="黑体" w:hAnsi="黑体" w:hint="eastAsia"/>
          <w:sz w:val="24"/>
        </w:rPr>
        <w:t>间</w:t>
      </w:r>
      <w:r w:rsidRPr="008235C9">
        <w:rPr>
          <w:rFonts w:ascii="黑体" w:eastAsia="黑体" w:hAnsi="黑体" w:hint="eastAsia"/>
          <w:sz w:val="24"/>
        </w:rPr>
        <w:t>层：集群内电动汽车</w:t>
      </w:r>
      <w:bookmarkStart w:id="1" w:name="_Hlk71139806"/>
      <w:r w:rsidRPr="008235C9">
        <w:rPr>
          <w:rFonts w:ascii="黑体" w:eastAsia="黑体" w:hAnsi="黑体" w:hint="eastAsia"/>
          <w:sz w:val="24"/>
        </w:rPr>
        <w:t>充放电分解协调</w:t>
      </w:r>
      <w:bookmarkEnd w:id="1"/>
    </w:p>
    <w:p w14:paraId="31D54A6A" w14:textId="21CDF55C" w:rsidR="00043680" w:rsidRDefault="00FE6A92" w:rsidP="00043680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</w:t>
      </w:r>
      <w:r w:rsidR="00707E60">
        <w:rPr>
          <w:rFonts w:ascii="Times New Roman" w:hAnsi="Times New Roman" w:hint="eastAsia"/>
        </w:rPr>
        <w:t>上一问</w:t>
      </w:r>
      <w:r w:rsidR="004D0A82">
        <w:rPr>
          <w:rFonts w:ascii="Times New Roman" w:hAnsi="Times New Roman" w:hint="eastAsia"/>
        </w:rPr>
        <w:t>有序充电</w:t>
      </w:r>
      <w:r w:rsidR="004D0A82">
        <w:rPr>
          <w:rFonts w:ascii="Times New Roman" w:hAnsi="Times New Roman" w:hint="eastAsia"/>
        </w:rPr>
        <w:t>/</w:t>
      </w:r>
      <w:r w:rsidR="004D0A82">
        <w:rPr>
          <w:rFonts w:ascii="Times New Roman" w:hAnsi="Times New Roman" w:hint="eastAsia"/>
        </w:rPr>
        <w:t>有序充放电两种场景下</w:t>
      </w:r>
      <w:r w:rsidR="00762544">
        <w:rPr>
          <w:rFonts w:ascii="Times New Roman" w:hAnsi="Times New Roman" w:hint="eastAsia"/>
        </w:rPr>
        <w:t>电动汽车</w:t>
      </w:r>
      <w:r>
        <w:rPr>
          <w:rFonts w:ascii="Times New Roman" w:hAnsi="Times New Roman" w:hint="eastAsia"/>
        </w:rPr>
        <w:t>集群</w:t>
      </w:r>
      <w:r w:rsidR="00A17896">
        <w:rPr>
          <w:rFonts w:ascii="Times New Roman" w:hAnsi="Times New Roman" w:hint="eastAsia"/>
        </w:rPr>
        <w:t>的</w:t>
      </w:r>
      <w:r w:rsidR="00762544">
        <w:rPr>
          <w:rFonts w:ascii="Times New Roman" w:hAnsi="Times New Roman" w:hint="eastAsia"/>
        </w:rPr>
        <w:t>总充放电功率</w:t>
      </w:r>
      <w:r w:rsidR="008235C9" w:rsidRPr="0002382C">
        <w:rPr>
          <w:rFonts w:ascii="Times New Roman" w:hAnsi="Times New Roman" w:hint="eastAsia"/>
        </w:rPr>
        <w:t>，</w:t>
      </w:r>
      <w:r w:rsidR="00762544">
        <w:rPr>
          <w:rFonts w:ascii="Times New Roman" w:hAnsi="Times New Roman" w:hint="eastAsia"/>
        </w:rPr>
        <w:t>为</w:t>
      </w:r>
      <w:r w:rsidR="00146B6D">
        <w:rPr>
          <w:rFonts w:ascii="Times New Roman" w:hAnsi="Times New Roman" w:hint="eastAsia"/>
        </w:rPr>
        <w:t>集群中的</w:t>
      </w:r>
      <w:r w:rsidR="00762544">
        <w:rPr>
          <w:rFonts w:ascii="Times New Roman" w:hAnsi="Times New Roman" w:hint="eastAsia"/>
        </w:rPr>
        <w:t>每辆电动汽车制定充放电计划</w:t>
      </w:r>
      <w:r w:rsidR="007F2B6A">
        <w:rPr>
          <w:rFonts w:ascii="Times New Roman" w:hAnsi="Times New Roman" w:hint="eastAsia"/>
        </w:rPr>
        <w:t>（即各时刻的充放电功率）</w:t>
      </w:r>
      <w:r w:rsidR="00EA1E33">
        <w:rPr>
          <w:rFonts w:ascii="Times New Roman" w:hAnsi="Times New Roman" w:hint="eastAsia"/>
        </w:rPr>
        <w:t>，</w:t>
      </w:r>
      <w:r w:rsidR="00951162">
        <w:rPr>
          <w:rFonts w:ascii="Times New Roman" w:hAnsi="Times New Roman" w:hint="eastAsia"/>
        </w:rPr>
        <w:t>实现充放电功率的分解协调，以（尽可能）</w:t>
      </w:r>
      <w:r w:rsidR="00EA1E33">
        <w:rPr>
          <w:rFonts w:ascii="Times New Roman" w:hAnsi="Times New Roman" w:hint="eastAsia"/>
        </w:rPr>
        <w:t>满足调度的要求。</w:t>
      </w:r>
      <w:r w:rsidR="00043680">
        <w:rPr>
          <w:rFonts w:ascii="Times New Roman" w:hAnsi="Times New Roman" w:hint="eastAsia"/>
        </w:rPr>
        <w:t>可修改附件</w:t>
      </w:r>
      <w:r w:rsidR="00043680">
        <w:rPr>
          <w:rFonts w:ascii="Times New Roman" w:hAnsi="Times New Roman" w:hint="eastAsia"/>
        </w:rPr>
        <w:t>1</w:t>
      </w:r>
      <w:r w:rsidR="00043680">
        <w:rPr>
          <w:rFonts w:ascii="Times New Roman" w:hAnsi="Times New Roman" w:hint="eastAsia"/>
        </w:rPr>
        <w:t>中用户离开时间的具体数值进行讨论：是否可能导致分解协调不可行。</w:t>
      </w:r>
    </w:p>
    <w:p w14:paraId="5BA1538E" w14:textId="77777777" w:rsidR="00281693" w:rsidRDefault="00281693" w:rsidP="00281693">
      <w:pPr>
        <w:pStyle w:val="a3"/>
        <w:spacing w:before="3" w:line="365" w:lineRule="auto"/>
        <w:ind w:left="119" w:right="238"/>
        <w:jc w:val="both"/>
        <w:rPr>
          <w:rFonts w:ascii="黑体" w:eastAsia="黑体" w:hAnsi="黑体" w:hint="eastAsia"/>
          <w:b/>
          <w:bCs/>
        </w:rPr>
      </w:pPr>
    </w:p>
    <w:p w14:paraId="52ED3C95" w14:textId="4BB56724" w:rsidR="00762544" w:rsidRPr="00281693" w:rsidRDefault="00281693" w:rsidP="00281693">
      <w:pPr>
        <w:pStyle w:val="a3"/>
        <w:spacing w:before="3" w:line="365" w:lineRule="auto"/>
        <w:ind w:left="119" w:right="238"/>
        <w:jc w:val="both"/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拓展任务</w:t>
      </w:r>
      <w:r w:rsidRPr="00281693">
        <w:rPr>
          <w:rFonts w:ascii="黑体" w:eastAsia="黑体" w:hAnsi="黑体" w:hint="eastAsia"/>
          <w:b/>
          <w:bCs/>
        </w:rPr>
        <w:t>：</w:t>
      </w:r>
      <w:r w:rsidR="00701B15">
        <w:rPr>
          <w:rFonts w:ascii="黑体" w:eastAsia="黑体" w:hAnsi="黑体" w:hint="eastAsia"/>
          <w:b/>
          <w:bCs/>
        </w:rPr>
        <w:t>价格机制引导电动汽车充电与</w:t>
      </w:r>
      <w:proofErr w:type="gramStart"/>
      <w:r w:rsidR="00701B15">
        <w:rPr>
          <w:rFonts w:ascii="黑体" w:eastAsia="黑体" w:hAnsi="黑体" w:hint="eastAsia"/>
          <w:b/>
          <w:bCs/>
        </w:rPr>
        <w:t>风电消纳</w:t>
      </w:r>
      <w:proofErr w:type="gramEnd"/>
    </w:p>
    <w:p w14:paraId="28558E08" w14:textId="2F4CCB94" w:rsidR="00BF5F7B" w:rsidRDefault="00BF5F7B" w:rsidP="00C8025E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BF5F7B">
        <w:rPr>
          <w:rFonts w:ascii="Times New Roman" w:hAnsi="Times New Roman"/>
        </w:rPr>
        <w:t>在实际运行中，电动汽车用户通常根据电价等经济信号自主决定充电行为，而非完全服从调度中心控制。为研究价格机制对电动汽车参与新能源消纳的引导作用，</w:t>
      </w:r>
      <w:proofErr w:type="gramStart"/>
      <w:r w:rsidRPr="00BF5F7B">
        <w:rPr>
          <w:rFonts w:ascii="Times New Roman" w:hAnsi="Times New Roman"/>
        </w:rPr>
        <w:t>本任务</w:t>
      </w:r>
      <w:proofErr w:type="gramEnd"/>
      <w:r w:rsidRPr="00BF5F7B">
        <w:rPr>
          <w:rFonts w:ascii="Times New Roman" w:hAnsi="Times New Roman"/>
        </w:rPr>
        <w:t>从用户侧出发，分析电价信号对电动汽车充电行为的影响</w:t>
      </w:r>
      <w:r w:rsidR="00416D0F">
        <w:rPr>
          <w:rFonts w:ascii="Times New Roman" w:hAnsi="Times New Roman" w:hint="eastAsia"/>
        </w:rPr>
        <w:t>（不考虑上层调度）</w:t>
      </w:r>
      <w:r w:rsidR="003B7A7F">
        <w:rPr>
          <w:rFonts w:ascii="Times New Roman" w:hAnsi="Times New Roman" w:hint="eastAsia"/>
        </w:rPr>
        <w:t>。</w:t>
      </w:r>
    </w:p>
    <w:p w14:paraId="71829777" w14:textId="09ADABD1" w:rsidR="003B7A7F" w:rsidRDefault="003B7A7F" w:rsidP="00C8025E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3B7A7F">
        <w:rPr>
          <w:rFonts w:ascii="Times New Roman" w:hAnsi="Times New Roman"/>
        </w:rPr>
        <w:t>考虑某区域内共有</w:t>
      </w:r>
      <w:r w:rsidRPr="003B7A7F">
        <w:rPr>
          <w:rFonts w:ascii="Times New Roman" w:hAnsi="Times New Roman"/>
        </w:rPr>
        <w:t>4012</w:t>
      </w:r>
      <w:r w:rsidRPr="003B7A7F">
        <w:rPr>
          <w:rFonts w:ascii="Times New Roman" w:hAnsi="Times New Roman"/>
        </w:rPr>
        <w:t>辆电动汽车，采用聚合建模方法，将其视为一个整体进行分析。假设每辆电动汽车电池容量为</w:t>
      </w:r>
      <w:r w:rsidRPr="003B7A7F">
        <w:rPr>
          <w:rFonts w:ascii="Times New Roman" w:hAnsi="Times New Roman"/>
        </w:rPr>
        <w:t>50 kWh</w:t>
      </w:r>
      <w:r w:rsidRPr="003B7A7F">
        <w:rPr>
          <w:rFonts w:ascii="Times New Roman" w:hAnsi="Times New Roman"/>
        </w:rPr>
        <w:t>，平均充电需求为额定容量的</w:t>
      </w:r>
      <w:r w:rsidRPr="003B7A7F">
        <w:rPr>
          <w:rFonts w:ascii="Times New Roman" w:hAnsi="Times New Roman"/>
        </w:rPr>
        <w:t>40%</w:t>
      </w:r>
      <w:r w:rsidRPr="003B7A7F">
        <w:rPr>
          <w:rFonts w:ascii="Times New Roman" w:hAnsi="Times New Roman"/>
        </w:rPr>
        <w:t>，则该区域电动汽车在研究时段内的总充电需求约为</w:t>
      </w:r>
      <w:r w:rsidRPr="003B7A7F">
        <w:rPr>
          <w:rFonts w:ascii="Times New Roman" w:hAnsi="Times New Roman"/>
        </w:rPr>
        <w:t>80 MWh</w:t>
      </w:r>
      <w:r w:rsidRPr="003B7A7F">
        <w:rPr>
          <w:rFonts w:ascii="Times New Roman" w:hAnsi="Times New Roman"/>
        </w:rPr>
        <w:t>。同时，假设单车充电功率为</w:t>
      </w:r>
      <w:r w:rsidRPr="003B7A7F">
        <w:rPr>
          <w:rFonts w:ascii="Times New Roman" w:hAnsi="Times New Roman"/>
        </w:rPr>
        <w:t>7 kW</w:t>
      </w:r>
      <w:r w:rsidRPr="003B7A7F">
        <w:rPr>
          <w:rFonts w:ascii="Times New Roman" w:hAnsi="Times New Roman"/>
        </w:rPr>
        <w:t>，并考虑一定的同时充电比例后，得到该电动汽车集群的最大充电功率约为</w:t>
      </w:r>
      <w:r w:rsidRPr="003B7A7F">
        <w:rPr>
          <w:rFonts w:ascii="Times New Roman" w:hAnsi="Times New Roman"/>
        </w:rPr>
        <w:t>17 MW</w:t>
      </w:r>
      <w:r w:rsidRPr="003B7A7F">
        <w:rPr>
          <w:rFonts w:ascii="Times New Roman" w:hAnsi="Times New Roman"/>
        </w:rPr>
        <w:t>。</w:t>
      </w:r>
    </w:p>
    <w:p w14:paraId="31B03C71" w14:textId="63B3EBCA" w:rsidR="00432268" w:rsidRDefault="00432268" w:rsidP="00C8025E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432268">
        <w:rPr>
          <w:rFonts w:ascii="Times New Roman" w:hAnsi="Times New Roman"/>
        </w:rPr>
        <w:t>在</w:t>
      </w:r>
      <w:r w:rsidRPr="00432268">
        <w:rPr>
          <w:rFonts w:ascii="Times New Roman" w:hAnsi="Times New Roman"/>
        </w:rPr>
        <w:t>96</w:t>
      </w:r>
      <w:r w:rsidRPr="00432268">
        <w:rPr>
          <w:rFonts w:ascii="Times New Roman" w:hAnsi="Times New Roman"/>
        </w:rPr>
        <w:t>个时段（每</w:t>
      </w:r>
      <w:r w:rsidRPr="00432268">
        <w:rPr>
          <w:rFonts w:ascii="Times New Roman" w:hAnsi="Times New Roman"/>
        </w:rPr>
        <w:t>15</w:t>
      </w:r>
      <w:r w:rsidRPr="00432268">
        <w:rPr>
          <w:rFonts w:ascii="Times New Roman" w:hAnsi="Times New Roman"/>
        </w:rPr>
        <w:t>分钟一个时段）的调度周期内，记电动汽车集群在时段</w:t>
      </w:r>
      <w:r w:rsidRPr="00432268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432268">
        <w:rPr>
          <w:rFonts w:ascii="Times New Roman" w:hAnsi="Times New Roman"/>
        </w:rPr>
        <w:t>的总充电功率为</w:t>
      </w:r>
      <w:r w:rsidRPr="00432268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P(t)</m:t>
        </m:r>
      </m:oMath>
      <w:r w:rsidRPr="00432268">
        <w:rPr>
          <w:rFonts w:ascii="Times New Roman" w:hAnsi="Times New Roman"/>
        </w:rPr>
        <w:t>。电动汽车用户可根据电价信号灵活调整充电时间，但需满足以下基本约束：</w:t>
      </w:r>
    </w:p>
    <w:p w14:paraId="747760D7" w14:textId="6E088C2C" w:rsidR="009C790E" w:rsidRDefault="009C790E" w:rsidP="009C790E">
      <w:pPr>
        <w:pStyle w:val="a3"/>
        <w:numPr>
          <w:ilvl w:val="0"/>
          <w:numId w:val="12"/>
        </w:numPr>
        <w:spacing w:before="161" w:line="364" w:lineRule="auto"/>
        <w:ind w:right="236"/>
        <w:jc w:val="both"/>
        <w:rPr>
          <w:rFonts w:ascii="Times New Roman" w:hAnsi="Times New Roman"/>
        </w:rPr>
      </w:pPr>
      <w:r w:rsidRPr="009C790E">
        <w:rPr>
          <w:rFonts w:ascii="Times New Roman" w:hAnsi="Times New Roman"/>
        </w:rPr>
        <w:t>总充电量需满足日电能需求（即全天充电量固定）</w:t>
      </w:r>
      <w:r>
        <w:rPr>
          <w:rFonts w:ascii="Times New Roman" w:hAnsi="Times New Roman" w:hint="eastAsia"/>
        </w:rPr>
        <w:t>；</w:t>
      </w:r>
    </w:p>
    <w:p w14:paraId="735590EE" w14:textId="1463721E" w:rsidR="009C790E" w:rsidRDefault="009C790E" w:rsidP="009C790E">
      <w:pPr>
        <w:pStyle w:val="a3"/>
        <w:numPr>
          <w:ilvl w:val="0"/>
          <w:numId w:val="12"/>
        </w:numPr>
        <w:spacing w:before="161" w:line="364" w:lineRule="auto"/>
        <w:ind w:right="236"/>
        <w:jc w:val="both"/>
        <w:rPr>
          <w:rFonts w:ascii="Times New Roman" w:hAnsi="Times New Roman"/>
        </w:rPr>
      </w:pPr>
      <w:r w:rsidRPr="009C790E">
        <w:rPr>
          <w:rFonts w:ascii="Times New Roman" w:hAnsi="Times New Roman"/>
        </w:rPr>
        <w:t>各时段充电功率不超过最大充电功率限制；</w:t>
      </w:r>
    </w:p>
    <w:p w14:paraId="491FE4C8" w14:textId="5BC8FFBD" w:rsidR="00D70F27" w:rsidRDefault="00D70F27" w:rsidP="00D70F27">
      <w:pPr>
        <w:pStyle w:val="a3"/>
        <w:spacing w:before="161" w:line="364" w:lineRule="auto"/>
        <w:ind w:right="236" w:firstLineChars="200" w:firstLine="480"/>
        <w:jc w:val="both"/>
        <w:rPr>
          <w:rFonts w:ascii="Times New Roman" w:hAnsi="Times New Roman"/>
        </w:rPr>
      </w:pPr>
      <w:r w:rsidRPr="00D70F27">
        <w:rPr>
          <w:rFonts w:ascii="Times New Roman" w:hAnsi="Times New Roman"/>
        </w:rPr>
        <w:t>在此基础上，设计一种电价机制。可参考给定的分时电价曲线，并结合风电出力情况进行合理调整（例如：风电出力较高时适当降低电价），以引导电动汽车在新能源出力较高时段进行充电。</w:t>
      </w:r>
    </w:p>
    <w:p w14:paraId="3C665AD8" w14:textId="77777777" w:rsidR="00F071C2" w:rsidRDefault="00D70F27" w:rsidP="00D70F27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D70F27">
        <w:rPr>
          <w:rFonts w:ascii="Times New Roman" w:hAnsi="Times New Roman" w:hint="eastAsia"/>
        </w:rPr>
        <w:t>为刻画用户在调整充电行为时的接受程度，引入“不适成本”概念。假设</w:t>
      </w:r>
      <w:r w:rsidRPr="00D70F27">
        <w:rPr>
          <w:rFonts w:ascii="Times New Roman" w:hAnsi="Times New Roman" w:hint="eastAsia"/>
        </w:rPr>
        <w:lastRenderedPageBreak/>
        <w:t>在</w:t>
      </w:r>
      <w:proofErr w:type="gramStart"/>
      <w:r w:rsidRPr="00D70F27">
        <w:rPr>
          <w:rFonts w:ascii="Times New Roman" w:hAnsi="Times New Roman" w:hint="eastAsia"/>
        </w:rPr>
        <w:t>无价格</w:t>
      </w:r>
      <w:proofErr w:type="gramEnd"/>
      <w:r w:rsidRPr="00D70F27">
        <w:rPr>
          <w:rFonts w:ascii="Times New Roman" w:hAnsi="Times New Roman" w:hint="eastAsia"/>
        </w:rPr>
        <w:t>引导情况下，电动汽车负荷按某一参考曲线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r>
          <w:rPr>
            <w:rFonts w:ascii="Cambria Math" w:hAnsi="Cambria Math"/>
          </w:rPr>
          <m:t>(t)</m:t>
        </m:r>
      </m:oMath>
      <w:r w:rsidR="0006155E">
        <w:rPr>
          <w:rFonts w:ascii="Times New Roman" w:hAnsi="Times New Roman" w:hint="eastAsia"/>
        </w:rPr>
        <w:t>（例如均匀充电）</w:t>
      </w:r>
      <w:r w:rsidR="00047258">
        <w:rPr>
          <w:rFonts w:ascii="Times New Roman" w:hAnsi="Times New Roman" w:hint="eastAsia"/>
        </w:rPr>
        <w:t>，当实际充电功率偏离该参考曲线时会产生额外的不适成本</w:t>
      </w:r>
      <w:r w:rsidR="00A94E47">
        <w:rPr>
          <w:rFonts w:ascii="Times New Roman" w:hAnsi="Times New Roman" w:hint="eastAsia"/>
        </w:rPr>
        <w:t>。</w:t>
      </w:r>
    </w:p>
    <w:p w14:paraId="530A0DC4" w14:textId="1D9E05E4" w:rsidR="00EC5D6A" w:rsidRDefault="00A94E47" w:rsidP="00415734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A94E47">
        <w:rPr>
          <w:rFonts w:ascii="Times New Roman" w:hAnsi="Times New Roman"/>
        </w:rPr>
        <w:t>据此，建立电动汽车充电优化模型，以综合用电成本最小为目标，即同时考虑电费支出与不适成本。在不同价格机制下，求解电动汽车集群的最优充电策略，并分析</w:t>
      </w:r>
      <w:r w:rsidR="00F071C2" w:rsidRPr="00F071C2">
        <w:rPr>
          <w:rFonts w:ascii="Times New Roman" w:hAnsi="Times New Roman"/>
        </w:rPr>
        <w:t>价格机制对充电行为的引导作用</w:t>
      </w:r>
      <w:r w:rsidR="00C16A2B">
        <w:rPr>
          <w:rFonts w:ascii="Times New Roman" w:hAnsi="Times New Roman" w:hint="eastAsia"/>
        </w:rPr>
        <w:t>以及对</w:t>
      </w:r>
      <w:proofErr w:type="gramStart"/>
      <w:r w:rsidR="00C16A2B">
        <w:rPr>
          <w:rFonts w:ascii="Times New Roman" w:hAnsi="Times New Roman" w:hint="eastAsia"/>
        </w:rPr>
        <w:t>风电消纳</w:t>
      </w:r>
      <w:proofErr w:type="gramEnd"/>
      <w:r w:rsidR="00C16A2B">
        <w:rPr>
          <w:rFonts w:ascii="Times New Roman" w:hAnsi="Times New Roman" w:hint="eastAsia"/>
        </w:rPr>
        <w:t>的影响。</w:t>
      </w:r>
    </w:p>
    <w:p w14:paraId="1523DD07" w14:textId="77777777" w:rsidR="00415734" w:rsidRPr="008235C9" w:rsidRDefault="00415734" w:rsidP="00415734">
      <w:pPr>
        <w:pStyle w:val="a3"/>
        <w:spacing w:before="161" w:line="364" w:lineRule="auto"/>
        <w:ind w:right="236"/>
        <w:jc w:val="both"/>
        <w:rPr>
          <w:rFonts w:ascii="Times New Roman" w:hAnsi="Times New Roman"/>
        </w:rPr>
      </w:pPr>
    </w:p>
    <w:p w14:paraId="5078BDFD" w14:textId="7DE7CAAB" w:rsidR="00847529" w:rsidRPr="00EC5D6A" w:rsidRDefault="00726F6D" w:rsidP="00EC5D6A">
      <w:pPr>
        <w:tabs>
          <w:tab w:val="left" w:pos="1202"/>
        </w:tabs>
        <w:spacing w:before="3"/>
        <w:jc w:val="both"/>
        <w:rPr>
          <w:rFonts w:ascii="黑体" w:eastAsia="黑体" w:hAnsi="黑体" w:hint="eastAsia"/>
          <w:sz w:val="24"/>
        </w:rPr>
      </w:pPr>
      <w:r w:rsidRPr="00EC5D6A">
        <w:rPr>
          <w:rFonts w:ascii="黑体" w:eastAsia="黑体" w:hAnsi="黑体" w:hint="eastAsia"/>
          <w:sz w:val="24"/>
        </w:rPr>
        <w:t>【参考文献】</w:t>
      </w:r>
    </w:p>
    <w:p w14:paraId="71B2F9FA" w14:textId="3BD093DE" w:rsidR="009950D7" w:rsidRDefault="00726F6D" w:rsidP="00626D15">
      <w:pPr>
        <w:pStyle w:val="a3"/>
        <w:spacing w:before="161" w:line="364" w:lineRule="auto"/>
        <w:ind w:left="120" w:right="236"/>
        <w:jc w:val="both"/>
        <w:rPr>
          <w:rFonts w:ascii="Times New Roman" w:hAnsi="Times New Roman"/>
          <w:sz w:val="22"/>
          <w:szCs w:val="22"/>
        </w:rPr>
      </w:pPr>
      <w:r w:rsidRPr="00EC5D6A">
        <w:rPr>
          <w:rFonts w:ascii="Times New Roman" w:hAnsi="Times New Roman" w:hint="eastAsia"/>
          <w:sz w:val="22"/>
          <w:szCs w:val="22"/>
        </w:rPr>
        <w:t>[</w:t>
      </w:r>
      <w:r w:rsidRPr="00EC5D6A">
        <w:rPr>
          <w:rFonts w:ascii="Times New Roman" w:hAnsi="Times New Roman"/>
          <w:sz w:val="22"/>
          <w:szCs w:val="22"/>
        </w:rPr>
        <w:t xml:space="preserve">1] </w:t>
      </w:r>
      <w:r w:rsidR="00847529" w:rsidRPr="00EC5D6A">
        <w:rPr>
          <w:rFonts w:ascii="Times New Roman" w:hAnsi="Times New Roman"/>
          <w:sz w:val="22"/>
          <w:szCs w:val="22"/>
        </w:rPr>
        <w:t xml:space="preserve">Li Z, Guo Q, Sun H, et al. Emission-Concerned Wind-EV Coordination on the Transmission Grid Side </w:t>
      </w:r>
      <w:proofErr w:type="gramStart"/>
      <w:r w:rsidR="00847529" w:rsidRPr="00EC5D6A">
        <w:rPr>
          <w:rFonts w:ascii="Times New Roman" w:hAnsi="Times New Roman"/>
          <w:sz w:val="22"/>
          <w:szCs w:val="22"/>
        </w:rPr>
        <w:t>With</w:t>
      </w:r>
      <w:proofErr w:type="gramEnd"/>
      <w:r w:rsidR="00847529" w:rsidRPr="00EC5D6A">
        <w:rPr>
          <w:rFonts w:ascii="Times New Roman" w:hAnsi="Times New Roman"/>
          <w:sz w:val="22"/>
          <w:szCs w:val="22"/>
        </w:rPr>
        <w:t xml:space="preserve"> Network Constraints: Concept and Case Study[J]. IEEE Transactions on Smart Grid, 2013, 4(3):1692-1704.</w:t>
      </w:r>
    </w:p>
    <w:p w14:paraId="08541261" w14:textId="77777777" w:rsidR="008400BC" w:rsidRDefault="008400BC" w:rsidP="00626D15">
      <w:pPr>
        <w:pStyle w:val="a3"/>
        <w:spacing w:before="161" w:line="364" w:lineRule="auto"/>
        <w:ind w:left="120" w:right="236"/>
        <w:jc w:val="both"/>
        <w:rPr>
          <w:rFonts w:ascii="Times New Roman" w:hAnsi="Times New Roman"/>
          <w:sz w:val="22"/>
          <w:szCs w:val="22"/>
        </w:rPr>
      </w:pPr>
    </w:p>
    <w:p w14:paraId="4D97EB48" w14:textId="77777777" w:rsidR="008400BC" w:rsidRPr="00E6760B" w:rsidRDefault="008400BC" w:rsidP="008400BC">
      <w:pPr>
        <w:spacing w:line="360" w:lineRule="auto"/>
        <w:rPr>
          <w:rFonts w:ascii="Times New Roman" w:hAnsi="Times New Roman"/>
          <w:sz w:val="24"/>
          <w:szCs w:val="24"/>
        </w:rPr>
      </w:pPr>
      <w:r w:rsidRPr="00E6760B">
        <w:rPr>
          <w:rFonts w:ascii="Times New Roman" w:hAnsi="Times New Roman" w:hint="eastAsia"/>
          <w:sz w:val="24"/>
          <w:szCs w:val="24"/>
        </w:rPr>
        <w:t>注意：</w:t>
      </w:r>
    </w:p>
    <w:p w14:paraId="05D16838" w14:textId="4F601681" w:rsidR="008400BC" w:rsidRPr="00CF76EA" w:rsidRDefault="00171057" w:rsidP="00CF76EA">
      <w:pPr>
        <w:numPr>
          <w:ilvl w:val="1"/>
          <w:numId w:val="13"/>
        </w:numPr>
        <w:tabs>
          <w:tab w:val="num" w:pos="1440"/>
        </w:tabs>
        <w:autoSpaceDE/>
        <w:autoSpaceDN/>
        <w:spacing w:line="360" w:lineRule="auto"/>
        <w:jc w:val="both"/>
        <w:rPr>
          <w:rFonts w:ascii="Times New Roman" w:hAnsi="Times New Roman" w:hint="eastAsia"/>
          <w:sz w:val="24"/>
          <w:szCs w:val="24"/>
        </w:rPr>
      </w:pPr>
      <w:r w:rsidRPr="000D0C14">
        <w:rPr>
          <w:rFonts w:ascii="Times New Roman" w:hAnsi="Times New Roman" w:hint="eastAsia"/>
          <w:b/>
          <w:bCs/>
          <w:sz w:val="24"/>
          <w:szCs w:val="24"/>
        </w:rPr>
        <w:t>鼓励使用</w:t>
      </w:r>
      <w:r w:rsidRPr="000D0C14">
        <w:rPr>
          <w:rFonts w:ascii="Times New Roman" w:hAnsi="Times New Roman" w:hint="eastAsia"/>
          <w:b/>
          <w:bCs/>
          <w:sz w:val="24"/>
          <w:szCs w:val="24"/>
        </w:rPr>
        <w:t>AI</w:t>
      </w:r>
      <w:r w:rsidRPr="000D0C14">
        <w:rPr>
          <w:rFonts w:ascii="Times New Roman" w:hAnsi="Times New Roman" w:hint="eastAsia"/>
          <w:b/>
          <w:bCs/>
          <w:sz w:val="24"/>
          <w:szCs w:val="24"/>
        </w:rPr>
        <w:t>工具辅助代码撰写（</w:t>
      </w:r>
      <w:r w:rsidRPr="000D0C14">
        <w:rPr>
          <w:rFonts w:ascii="Times New Roman" w:hAnsi="Times New Roman" w:hint="eastAsia"/>
          <w:b/>
          <w:bCs/>
          <w:sz w:val="24"/>
          <w:szCs w:val="24"/>
        </w:rPr>
        <w:t>vibe coding</w:t>
      </w:r>
      <w:r w:rsidRPr="000D0C14">
        <w:rPr>
          <w:rFonts w:ascii="Times New Roman" w:hAnsi="Times New Roman" w:hint="eastAsia"/>
          <w:b/>
          <w:bCs/>
          <w:sz w:val="24"/>
          <w:szCs w:val="24"/>
        </w:rPr>
        <w:t>）</w:t>
      </w:r>
      <w:r w:rsidRPr="00E6760B">
        <w:rPr>
          <w:rFonts w:ascii="Times New Roman" w:hAnsi="Times New Roman" w:hint="eastAsia"/>
          <w:sz w:val="24"/>
          <w:szCs w:val="24"/>
        </w:rPr>
        <w:t>，如</w:t>
      </w:r>
      <w:proofErr w:type="gramStart"/>
      <w:r w:rsidRPr="00E6760B">
        <w:rPr>
          <w:rFonts w:ascii="Times New Roman" w:hAnsi="Times New Roman" w:hint="eastAsia"/>
          <w:sz w:val="24"/>
          <w:szCs w:val="24"/>
        </w:rPr>
        <w:t>使用</w:t>
      </w:r>
      <w:r w:rsidRPr="00C57201">
        <w:rPr>
          <w:rFonts w:ascii="Times New Roman" w:hAnsi="Times New Roman" w:hint="eastAsia"/>
          <w:b/>
          <w:bCs/>
          <w:sz w:val="24"/>
          <w:szCs w:val="24"/>
        </w:rPr>
        <w:t>请</w:t>
      </w:r>
      <w:proofErr w:type="gramEnd"/>
      <w:r w:rsidRPr="00C57201">
        <w:rPr>
          <w:rFonts w:ascii="Times New Roman" w:hAnsi="Times New Roman" w:hint="eastAsia"/>
          <w:b/>
          <w:bCs/>
          <w:sz w:val="24"/>
          <w:szCs w:val="24"/>
        </w:rPr>
        <w:t>在报告中注明</w:t>
      </w:r>
      <w:r w:rsidRPr="00E6760B">
        <w:rPr>
          <w:rFonts w:ascii="Times New Roman" w:hAnsi="Times New Roman" w:hint="eastAsia"/>
          <w:sz w:val="24"/>
          <w:szCs w:val="24"/>
        </w:rPr>
        <w:t>，并</w:t>
      </w:r>
      <w:r w:rsidRPr="00C57201">
        <w:rPr>
          <w:rFonts w:ascii="Times New Roman" w:hAnsi="Times New Roman" w:hint="eastAsia"/>
          <w:b/>
          <w:bCs/>
          <w:sz w:val="24"/>
          <w:szCs w:val="24"/>
        </w:rPr>
        <w:t>简要总结使用心得</w:t>
      </w:r>
    </w:p>
    <w:p w14:paraId="4BC57D8C" w14:textId="726E3740" w:rsidR="00EC5D6A" w:rsidRDefault="00EC5D6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br w:type="page"/>
      </w:r>
    </w:p>
    <w:p w14:paraId="00B17FD3" w14:textId="0DD592D3" w:rsidR="00013B19" w:rsidRDefault="00013B19" w:rsidP="00013B19">
      <w:pPr>
        <w:pStyle w:val="1"/>
        <w:spacing w:before="74" w:afterLines="50" w:after="120"/>
        <w:ind w:left="0" w:right="0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附表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1 </w:t>
      </w:r>
      <w:r>
        <w:rPr>
          <w:rFonts w:ascii="Times New Roman" w:hAnsi="Times New Roman" w:hint="eastAsia"/>
        </w:rPr>
        <w:t>电动汽车集群参数</w:t>
      </w:r>
    </w:p>
    <w:tbl>
      <w:tblPr>
        <w:tblStyle w:val="af0"/>
        <w:tblW w:w="8926" w:type="dxa"/>
        <w:tblLook w:val="04A0" w:firstRow="1" w:lastRow="0" w:firstColumn="1" w:lastColumn="0" w:noHBand="0" w:noVBand="1"/>
      </w:tblPr>
      <w:tblGrid>
        <w:gridCol w:w="737"/>
        <w:gridCol w:w="974"/>
        <w:gridCol w:w="974"/>
        <w:gridCol w:w="974"/>
        <w:gridCol w:w="974"/>
        <w:gridCol w:w="1083"/>
        <w:gridCol w:w="1083"/>
        <w:gridCol w:w="1083"/>
        <w:gridCol w:w="1044"/>
      </w:tblGrid>
      <w:tr w:rsidR="00013B19" w:rsidRPr="00CA5F76" w14:paraId="3472521F" w14:textId="77777777" w:rsidTr="002D66B1">
        <w:tc>
          <w:tcPr>
            <w:tcW w:w="736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4816B2A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充电模式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3F8F5DC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最大充电功率</w:t>
            </w:r>
          </w:p>
          <w:p w14:paraId="60FCE8D3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17CDE63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最小充电功率</w:t>
            </w:r>
          </w:p>
          <w:p w14:paraId="0E6C5FD9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EA5C02D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最大放电功率</w:t>
            </w:r>
          </w:p>
          <w:p w14:paraId="67CA6EF6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C0FD3DE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最小放电功率</w:t>
            </w:r>
          </w:p>
          <w:p w14:paraId="663FD931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A7C1C12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能量需求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kWh)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64DAE43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最大电量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kWh)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D23245F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最小电量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kWh)</w:t>
            </w:r>
          </w:p>
        </w:tc>
        <w:tc>
          <w:tcPr>
            <w:tcW w:w="104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83716CC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初始电量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kWh)</w:t>
            </w:r>
          </w:p>
        </w:tc>
      </w:tr>
      <w:tr w:rsidR="00013B19" w:rsidRPr="00CA5F76" w14:paraId="65A1D88D" w14:textId="77777777" w:rsidTr="002D66B1">
        <w:tc>
          <w:tcPr>
            <w:tcW w:w="73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0C54A14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无序充电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BB79A6F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DAC84DD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E720BBF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83962B9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C8D1FDD" w14:textId="4EBDCE90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D0C0DCC" w14:textId="62AA5143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013B19"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279FA89" w14:textId="3AFC6735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104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C8D5926" w14:textId="0A0EDBD9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</w:t>
            </w:r>
          </w:p>
        </w:tc>
      </w:tr>
      <w:tr w:rsidR="00013B19" w:rsidRPr="00CA5F76" w14:paraId="7F9380D8" w14:textId="77777777" w:rsidTr="002D66B1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D7995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有序充电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E133B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4B0EC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43C8E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3DFDD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FF7AD" w14:textId="7714DD1C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D923F" w14:textId="76737B64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013B19"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05207" w14:textId="47519BA5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7B9E6" w14:textId="70C2D1B4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</w:t>
            </w:r>
          </w:p>
        </w:tc>
      </w:tr>
      <w:tr w:rsidR="00013B19" w:rsidRPr="00CA5F76" w14:paraId="62D78ECE" w14:textId="77777777" w:rsidTr="002D66B1">
        <w:tc>
          <w:tcPr>
            <w:tcW w:w="73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C2EBEF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有序充放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8E20744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23D9492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F7968DA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FB8356E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8E6ACAE" w14:textId="7CF3D428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47B6263" w14:textId="311F06C8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013B19"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C7A14E8" w14:textId="0E53F110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280D0D0" w14:textId="373E7E1D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</w:t>
            </w:r>
          </w:p>
        </w:tc>
      </w:tr>
      <w:tr w:rsidR="00013B19" w:rsidRPr="00CA5F76" w14:paraId="1E163E26" w14:textId="77777777" w:rsidTr="002D66B1">
        <w:tc>
          <w:tcPr>
            <w:tcW w:w="736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28E6D79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充电模式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D0A7F5E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充电效率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%)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6C50CC6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放电效率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%)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087C751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充电费用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($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/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k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W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h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130" w:type="dxa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3F661E5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放电费用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($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/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k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W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h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013B19" w:rsidRPr="00CA5F76" w14:paraId="23F2F4A3" w14:textId="77777777" w:rsidTr="002D66B1">
        <w:tc>
          <w:tcPr>
            <w:tcW w:w="73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65AF4DF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无序</w:t>
            </w:r>
          </w:p>
          <w:p w14:paraId="7A70EA45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充电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8D86269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0442E0A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/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2A6EB95" w14:textId="311EB745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.03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8A88493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/</w:t>
            </w:r>
          </w:p>
        </w:tc>
      </w:tr>
      <w:tr w:rsidR="00013B19" w:rsidRPr="00CA5F76" w14:paraId="1FF8BC05" w14:textId="77777777" w:rsidTr="002D66B1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FE702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有序充电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E10BE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51AC5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/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0D7ED" w14:textId="0269A936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.03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86934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/</w:t>
            </w:r>
          </w:p>
        </w:tc>
      </w:tr>
      <w:tr w:rsidR="00013B19" w:rsidRPr="00CA5F76" w14:paraId="339EC4A3" w14:textId="77777777" w:rsidTr="002D66B1">
        <w:tc>
          <w:tcPr>
            <w:tcW w:w="73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451D446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有序充放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2494DB4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136EF27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38148EA" w14:textId="2A8D399C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.02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1D7171F" w14:textId="06E7E9F9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.04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</w:tbl>
    <w:p w14:paraId="6CEA5E2B" w14:textId="77777777" w:rsidR="00013B19" w:rsidRDefault="00013B19" w:rsidP="00013B19">
      <w:pPr>
        <w:pStyle w:val="a3"/>
        <w:rPr>
          <w:rFonts w:ascii="Times New Roman" w:hAnsi="Times New Roman"/>
        </w:rPr>
      </w:pPr>
    </w:p>
    <w:p w14:paraId="12966002" w14:textId="071CAF5D" w:rsidR="00726F6D" w:rsidRDefault="00726F6D" w:rsidP="009F4AB9">
      <w:pPr>
        <w:pStyle w:val="1"/>
        <w:spacing w:before="74" w:afterLines="50" w:after="120"/>
        <w:ind w:left="0" w:right="0"/>
        <w:rPr>
          <w:rFonts w:ascii="Times New Roman" w:hAnsi="Times New Roman"/>
        </w:rPr>
      </w:pPr>
      <w:r>
        <w:rPr>
          <w:rFonts w:ascii="Times New Roman" w:hAnsi="Times New Roman" w:hint="eastAsia"/>
        </w:rPr>
        <w:t>附表</w:t>
      </w:r>
      <w:r>
        <w:rPr>
          <w:rFonts w:ascii="Times New Roman" w:hAnsi="Times New Roman" w:hint="eastAsia"/>
        </w:rPr>
        <w:t xml:space="preserve"> </w:t>
      </w:r>
      <w:r w:rsidR="00013B19">
        <w:rPr>
          <w:rFonts w:ascii="Times New Roman" w:hAnsi="Times New Roman"/>
        </w:rPr>
        <w:t>2</w:t>
      </w:r>
      <w:r w:rsidR="00B82E2D">
        <w:rPr>
          <w:rFonts w:ascii="Times New Roman" w:hAnsi="Times New Roman"/>
        </w:rPr>
        <w:t xml:space="preserve"> </w:t>
      </w:r>
      <w:r w:rsidR="000C4997">
        <w:rPr>
          <w:rFonts w:ascii="Times New Roman" w:hAnsi="Times New Roman" w:hint="eastAsia"/>
        </w:rPr>
        <w:t>热电厂成本参数</w:t>
      </w:r>
    </w:p>
    <w:tbl>
      <w:tblPr>
        <w:tblStyle w:val="2"/>
        <w:tblW w:w="9041" w:type="dxa"/>
        <w:tblLook w:val="0620" w:firstRow="1" w:lastRow="0" w:firstColumn="0" w:lastColumn="0" w:noHBand="1" w:noVBand="1"/>
      </w:tblPr>
      <w:tblGrid>
        <w:gridCol w:w="1361"/>
        <w:gridCol w:w="1031"/>
        <w:gridCol w:w="1033"/>
        <w:gridCol w:w="1126"/>
        <w:gridCol w:w="1126"/>
        <w:gridCol w:w="1260"/>
        <w:gridCol w:w="1070"/>
        <w:gridCol w:w="1034"/>
      </w:tblGrid>
      <w:tr w:rsidR="00B407EA" w:rsidRPr="00F41E3C" w14:paraId="21DF47FB" w14:textId="77777777" w:rsidTr="00003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136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7545E8D" w14:textId="01750543" w:rsidR="00B407EA" w:rsidRPr="000036C6" w:rsidRDefault="00B407EA" w:rsidP="000036C6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参数说明</w:t>
            </w:r>
          </w:p>
        </w:tc>
        <w:tc>
          <w:tcPr>
            <w:tcW w:w="2064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0BCF86D" w14:textId="67B29377" w:rsidR="00B407EA" w:rsidRPr="00822064" w:rsidRDefault="00B407EA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出力约束</w:t>
            </w:r>
          </w:p>
        </w:tc>
        <w:tc>
          <w:tcPr>
            <w:tcW w:w="2252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18E5CE9" w14:textId="48D02D39" w:rsidR="00B407EA" w:rsidRPr="00822064" w:rsidRDefault="00B407EA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爬坡约束</w:t>
            </w:r>
          </w:p>
        </w:tc>
        <w:tc>
          <w:tcPr>
            <w:tcW w:w="3364" w:type="dxa"/>
            <w:gridSpan w:val="3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4F62466" w14:textId="7563BA3F" w:rsidR="00B407EA" w:rsidRPr="00822064" w:rsidRDefault="00B407EA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成本参数</w:t>
            </w:r>
          </w:p>
        </w:tc>
      </w:tr>
      <w:tr w:rsidR="00BB6D3C" w:rsidRPr="00F41E3C" w14:paraId="3FE5D55A" w14:textId="77777777" w:rsidTr="000036C6">
        <w:trPr>
          <w:trHeight w:val="510"/>
        </w:trPr>
        <w:tc>
          <w:tcPr>
            <w:tcW w:w="136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B259E77" w14:textId="1E0236A1" w:rsidR="00B06243" w:rsidRPr="00274D86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热电厂编号</w:t>
            </w:r>
          </w:p>
        </w:tc>
        <w:tc>
          <w:tcPr>
            <w:tcW w:w="103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EC85698" w14:textId="5B04B369" w:rsidR="00B06243" w:rsidRPr="00822064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499" w:dyaOrig="340" w14:anchorId="0980E7B3">
                <v:shape id="_x0000_i1026" type="#_x0000_t75" style="width:24.75pt;height:15.9pt" o:ole="">
                  <v:imagedata r:id="rId11" o:title=""/>
                </v:shape>
                <o:OLEObject Type="Embed" ProgID="Equation.DSMT4" ShapeID="_x0000_i1026" DrawAspect="Content" ObjectID="_1836491397" r:id="rId12"/>
              </w:object>
            </w:r>
          </w:p>
          <w:p w14:paraId="5D3D08B4" w14:textId="213A6C0E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MW)</w:t>
            </w:r>
          </w:p>
        </w:tc>
        <w:tc>
          <w:tcPr>
            <w:tcW w:w="103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2B143D1" w14:textId="43BD3B38" w:rsidR="00B06243" w:rsidRPr="00822064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520" w:dyaOrig="340" w14:anchorId="2F7745C1">
                <v:shape id="_x0000_i1027" type="#_x0000_t75" style="width:25.6pt;height:15.9pt" o:ole="">
                  <v:imagedata r:id="rId13" o:title=""/>
                </v:shape>
                <o:OLEObject Type="Embed" ProgID="Equation.DSMT4" ShapeID="_x0000_i1027" DrawAspect="Content" ObjectID="_1836491398" r:id="rId14"/>
              </w:object>
            </w:r>
          </w:p>
          <w:p w14:paraId="0983DA8E" w14:textId="3E044017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MW)</w:t>
            </w:r>
          </w:p>
        </w:tc>
        <w:tc>
          <w:tcPr>
            <w:tcW w:w="112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42270DD" w14:textId="5C7B9736" w:rsidR="00B06243" w:rsidRPr="00822064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0"/>
                <w:sz w:val="21"/>
                <w:szCs w:val="21"/>
              </w:rPr>
              <w:object w:dxaOrig="480" w:dyaOrig="320" w14:anchorId="6D471EF5">
                <v:shape id="_x0000_i1028" type="#_x0000_t75" style="width:24.75pt;height:15.9pt" o:ole="">
                  <v:imagedata r:id="rId15" o:title=""/>
                </v:shape>
                <o:OLEObject Type="Embed" ProgID="Equation.DSMT4" ShapeID="_x0000_i1028" DrawAspect="Content" ObjectID="_1836491399" r:id="rId16"/>
              </w:object>
            </w:r>
          </w:p>
          <w:p w14:paraId="2264220D" w14:textId="08508F40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MW/min)</w:t>
            </w:r>
          </w:p>
        </w:tc>
        <w:tc>
          <w:tcPr>
            <w:tcW w:w="112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5D6DA4C" w14:textId="486F34BD" w:rsidR="00B06243" w:rsidRPr="00822064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0"/>
                <w:sz w:val="21"/>
                <w:szCs w:val="21"/>
              </w:rPr>
              <w:object w:dxaOrig="480" w:dyaOrig="320" w14:anchorId="611738FA">
                <v:shape id="_x0000_i1029" type="#_x0000_t75" style="width:24.75pt;height:15.9pt" o:ole="">
                  <v:imagedata r:id="rId17" o:title=""/>
                </v:shape>
                <o:OLEObject Type="Embed" ProgID="Equation.DSMT4" ShapeID="_x0000_i1029" DrawAspect="Content" ObjectID="_1836491400" r:id="rId18"/>
              </w:object>
            </w:r>
          </w:p>
          <w:p w14:paraId="767B037E" w14:textId="4E8180E8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MW/min)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1826D65" w14:textId="77777777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340" w:dyaOrig="320" w14:anchorId="0027FA4C">
                <v:shape id="_x0000_i1030" type="#_x0000_t75" style="width:15.9pt;height:15.9pt" o:ole="">
                  <v:imagedata r:id="rId19" o:title=""/>
                </v:shape>
                <o:OLEObject Type="Embed" ProgID="Equation.DSMT4" ShapeID="_x0000_i1030" DrawAspect="Content" ObjectID="_1836491401" r:id="rId20"/>
              </w:object>
            </w:r>
          </w:p>
          <w:p w14:paraId="6841F082" w14:textId="6225B0F2" w:rsidR="00B3371B" w:rsidRPr="00822064" w:rsidRDefault="00B3371B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($/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(MW</w:t>
            </w:r>
            <w:r w:rsidRPr="00822064">
              <w:rPr>
                <w:rFonts w:ascii="Times New Roman" w:hAnsi="Times New Roman"/>
                <w:sz w:val="21"/>
                <w:szCs w:val="21"/>
                <w:vertAlign w:val="superscript"/>
              </w:rPr>
              <w:t>2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h))</w:t>
            </w:r>
          </w:p>
        </w:tc>
        <w:tc>
          <w:tcPr>
            <w:tcW w:w="107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DB4FB7C" w14:textId="77777777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320" w:dyaOrig="320" w14:anchorId="1215CBB7">
                <v:shape id="_x0000_i1031" type="#_x0000_t75" style="width:15.9pt;height:15.9pt" o:ole="">
                  <v:imagedata r:id="rId21" o:title=""/>
                </v:shape>
                <o:OLEObject Type="Embed" ProgID="Equation.DSMT4" ShapeID="_x0000_i1031" DrawAspect="Content" ObjectID="_1836491402" r:id="rId22"/>
              </w:object>
            </w:r>
          </w:p>
          <w:p w14:paraId="44B48F42" w14:textId="7A1EBE88" w:rsidR="00B3371B" w:rsidRPr="00822064" w:rsidRDefault="00B3371B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($/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MWh)</w:t>
            </w:r>
          </w:p>
        </w:tc>
        <w:tc>
          <w:tcPr>
            <w:tcW w:w="103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4ABA22C" w14:textId="77777777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320" w:dyaOrig="320" w14:anchorId="78CF2F54">
                <v:shape id="_x0000_i1032" type="#_x0000_t75" style="width:15.9pt;height:15.9pt" o:ole="">
                  <v:imagedata r:id="rId23" o:title=""/>
                </v:shape>
                <o:OLEObject Type="Embed" ProgID="Equation.DSMT4" ShapeID="_x0000_i1032" DrawAspect="Content" ObjectID="_1836491403" r:id="rId24"/>
              </w:object>
            </w:r>
          </w:p>
          <w:p w14:paraId="5DE89D42" w14:textId="657DF6E1" w:rsidR="00BB6D3C" w:rsidRPr="00822064" w:rsidRDefault="00BB6D3C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($/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h)</w:t>
            </w:r>
          </w:p>
        </w:tc>
      </w:tr>
      <w:tr w:rsidR="00303B71" w:rsidRPr="00F41E3C" w14:paraId="27BD351D" w14:textId="77777777" w:rsidTr="000036C6">
        <w:trPr>
          <w:trHeight w:val="510"/>
        </w:trPr>
        <w:tc>
          <w:tcPr>
            <w:tcW w:w="1361" w:type="dxa"/>
            <w:tcBorders>
              <w:top w:val="single" w:sz="8" w:space="0" w:color="auto"/>
            </w:tcBorders>
            <w:vAlign w:val="center"/>
          </w:tcPr>
          <w:p w14:paraId="6F36B881" w14:textId="55F693C1" w:rsidR="00303B71" w:rsidRPr="00274D86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031" w:type="dxa"/>
            <w:tcBorders>
              <w:top w:val="single" w:sz="8" w:space="0" w:color="auto"/>
            </w:tcBorders>
            <w:vAlign w:val="center"/>
          </w:tcPr>
          <w:p w14:paraId="215132C3" w14:textId="096EA881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0</w:t>
            </w:r>
          </w:p>
        </w:tc>
        <w:tc>
          <w:tcPr>
            <w:tcW w:w="1033" w:type="dxa"/>
            <w:tcBorders>
              <w:top w:val="single" w:sz="8" w:space="0" w:color="auto"/>
            </w:tcBorders>
            <w:vAlign w:val="center"/>
          </w:tcPr>
          <w:p w14:paraId="43152D18" w14:textId="04CF5EF9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1126" w:type="dxa"/>
            <w:tcBorders>
              <w:top w:val="single" w:sz="8" w:space="0" w:color="auto"/>
            </w:tcBorders>
            <w:vAlign w:val="center"/>
          </w:tcPr>
          <w:p w14:paraId="1E6FCBC9" w14:textId="33462436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1.5</w:t>
            </w:r>
          </w:p>
        </w:tc>
        <w:tc>
          <w:tcPr>
            <w:tcW w:w="1126" w:type="dxa"/>
            <w:tcBorders>
              <w:top w:val="single" w:sz="8" w:space="0" w:color="auto"/>
            </w:tcBorders>
            <w:vAlign w:val="center"/>
          </w:tcPr>
          <w:p w14:paraId="41E99E3C" w14:textId="11F84C61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/>
                <w:sz w:val="21"/>
                <w:szCs w:val="21"/>
              </w:rPr>
              <w:t>1.5</w:t>
            </w:r>
          </w:p>
        </w:tc>
        <w:tc>
          <w:tcPr>
            <w:tcW w:w="1260" w:type="dxa"/>
            <w:tcBorders>
              <w:top w:val="single" w:sz="8" w:space="0" w:color="auto"/>
            </w:tcBorders>
            <w:vAlign w:val="center"/>
          </w:tcPr>
          <w:p w14:paraId="3A6830D3" w14:textId="7336B611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.013</w:t>
            </w:r>
          </w:p>
        </w:tc>
        <w:tc>
          <w:tcPr>
            <w:tcW w:w="1070" w:type="dxa"/>
            <w:tcBorders>
              <w:top w:val="single" w:sz="8" w:space="0" w:color="auto"/>
            </w:tcBorders>
            <w:vAlign w:val="center"/>
          </w:tcPr>
          <w:p w14:paraId="4A25DE00" w14:textId="45418095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9.71</w:t>
            </w:r>
          </w:p>
        </w:tc>
        <w:tc>
          <w:tcPr>
            <w:tcW w:w="1034" w:type="dxa"/>
            <w:tcBorders>
              <w:top w:val="single" w:sz="8" w:space="0" w:color="auto"/>
            </w:tcBorders>
            <w:vAlign w:val="center"/>
          </w:tcPr>
          <w:p w14:paraId="29C28D8D" w14:textId="421AFF63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675</w:t>
            </w:r>
          </w:p>
        </w:tc>
      </w:tr>
      <w:tr w:rsidR="00303B71" w:rsidRPr="00F41E3C" w14:paraId="3E91E771" w14:textId="77777777" w:rsidTr="000036C6">
        <w:trPr>
          <w:trHeight w:val="510"/>
        </w:trPr>
        <w:tc>
          <w:tcPr>
            <w:tcW w:w="1361" w:type="dxa"/>
            <w:vAlign w:val="center"/>
          </w:tcPr>
          <w:p w14:paraId="20AB59AD" w14:textId="6F8F4813" w:rsidR="00303B71" w:rsidRPr="00274D86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031" w:type="dxa"/>
            <w:vAlign w:val="center"/>
          </w:tcPr>
          <w:p w14:paraId="689C07E7" w14:textId="2666E758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0</w:t>
            </w:r>
          </w:p>
        </w:tc>
        <w:tc>
          <w:tcPr>
            <w:tcW w:w="1033" w:type="dxa"/>
            <w:vAlign w:val="center"/>
          </w:tcPr>
          <w:p w14:paraId="44E822C0" w14:textId="7EBFC95C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1126" w:type="dxa"/>
            <w:vAlign w:val="center"/>
          </w:tcPr>
          <w:p w14:paraId="188A06EE" w14:textId="6C41C95F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3.0</w:t>
            </w:r>
          </w:p>
        </w:tc>
        <w:tc>
          <w:tcPr>
            <w:tcW w:w="1126" w:type="dxa"/>
            <w:vAlign w:val="center"/>
          </w:tcPr>
          <w:p w14:paraId="02389083" w14:textId="7D96D364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/>
                <w:sz w:val="21"/>
                <w:szCs w:val="21"/>
              </w:rPr>
              <w:t>3.0</w:t>
            </w:r>
          </w:p>
        </w:tc>
        <w:tc>
          <w:tcPr>
            <w:tcW w:w="1260" w:type="dxa"/>
            <w:vAlign w:val="center"/>
          </w:tcPr>
          <w:p w14:paraId="4F0C9FF8" w14:textId="0060C355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.015</w:t>
            </w:r>
          </w:p>
        </w:tc>
        <w:tc>
          <w:tcPr>
            <w:tcW w:w="1070" w:type="dxa"/>
            <w:vAlign w:val="center"/>
          </w:tcPr>
          <w:p w14:paraId="3261D7A5" w14:textId="010E815F" w:rsidR="00303B71" w:rsidRPr="00F41E3C" w:rsidRDefault="00A24BCC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0.39</w:t>
            </w:r>
          </w:p>
        </w:tc>
        <w:tc>
          <w:tcPr>
            <w:tcW w:w="1034" w:type="dxa"/>
            <w:vAlign w:val="center"/>
          </w:tcPr>
          <w:p w14:paraId="6E9AAAA8" w14:textId="029365F6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669</w:t>
            </w:r>
          </w:p>
        </w:tc>
      </w:tr>
      <w:tr w:rsidR="00303B71" w:rsidRPr="00F41E3C" w14:paraId="6F3B19A2" w14:textId="77777777" w:rsidTr="000036C6">
        <w:trPr>
          <w:trHeight w:val="510"/>
        </w:trPr>
        <w:tc>
          <w:tcPr>
            <w:tcW w:w="1361" w:type="dxa"/>
            <w:vAlign w:val="center"/>
          </w:tcPr>
          <w:p w14:paraId="7E68AFFD" w14:textId="66CCEF7F" w:rsidR="00303B71" w:rsidRPr="00274D86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031" w:type="dxa"/>
            <w:vAlign w:val="center"/>
          </w:tcPr>
          <w:p w14:paraId="11348A3A" w14:textId="4548692B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033" w:type="dxa"/>
            <w:vAlign w:val="center"/>
          </w:tcPr>
          <w:p w14:paraId="27A79CBA" w14:textId="1FE34699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62</w:t>
            </w:r>
          </w:p>
        </w:tc>
        <w:tc>
          <w:tcPr>
            <w:tcW w:w="1126" w:type="dxa"/>
            <w:vAlign w:val="center"/>
          </w:tcPr>
          <w:p w14:paraId="64345440" w14:textId="3DB984B4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="00A24BCC">
              <w:rPr>
                <w:rFonts w:ascii="Times New Roman" w:hAnsi="Times New Roman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</w:t>
            </w:r>
            <w:r w:rsidR="00A24BCC">
              <w:rPr>
                <w:rFonts w:ascii="Times New Roman" w:hAnsi="Times New Roman"/>
                <w:sz w:val="21"/>
                <w:szCs w:val="21"/>
              </w:rPr>
              <w:t>0</w:t>
            </w:r>
          </w:p>
        </w:tc>
        <w:tc>
          <w:tcPr>
            <w:tcW w:w="1126" w:type="dxa"/>
            <w:vAlign w:val="center"/>
          </w:tcPr>
          <w:p w14:paraId="4690FC6F" w14:textId="48B5DE55" w:rsidR="00303B71" w:rsidRPr="00F41E3C" w:rsidRDefault="00A24BCC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  <w:r w:rsidR="00303B71" w:rsidRPr="00F41E3C">
              <w:rPr>
                <w:rFonts w:ascii="Times New Roman" w:hAnsi="Times New Roman"/>
                <w:sz w:val="21"/>
                <w:szCs w:val="21"/>
              </w:rPr>
              <w:t>.</w:t>
            </w:r>
            <w:r>
              <w:rPr>
                <w:rFonts w:ascii="Times New Roman" w:hAnsi="Times New Roman"/>
                <w:sz w:val="21"/>
                <w:szCs w:val="21"/>
              </w:rPr>
              <w:t>0</w:t>
            </w:r>
          </w:p>
        </w:tc>
        <w:tc>
          <w:tcPr>
            <w:tcW w:w="1260" w:type="dxa"/>
            <w:vAlign w:val="center"/>
          </w:tcPr>
          <w:p w14:paraId="4330F85A" w14:textId="412373A2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.017</w:t>
            </w:r>
          </w:p>
        </w:tc>
        <w:tc>
          <w:tcPr>
            <w:tcW w:w="1070" w:type="dxa"/>
            <w:vAlign w:val="center"/>
          </w:tcPr>
          <w:p w14:paraId="48B48038" w14:textId="21EC4B73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0.39</w:t>
            </w:r>
          </w:p>
        </w:tc>
        <w:tc>
          <w:tcPr>
            <w:tcW w:w="1034" w:type="dxa"/>
            <w:vAlign w:val="center"/>
          </w:tcPr>
          <w:p w14:paraId="4FA7B0EB" w14:textId="171A7D10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650</w:t>
            </w:r>
          </w:p>
        </w:tc>
      </w:tr>
      <w:tr w:rsidR="00303B71" w:rsidRPr="00F41E3C" w14:paraId="180C38F4" w14:textId="77777777" w:rsidTr="000036C6">
        <w:trPr>
          <w:trHeight w:val="510"/>
        </w:trPr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2FD184D2" w14:textId="27F1B106" w:rsidR="00303B71" w:rsidRPr="00274D86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31" w:type="dxa"/>
            <w:tcBorders>
              <w:bottom w:val="single" w:sz="12" w:space="0" w:color="auto"/>
            </w:tcBorders>
            <w:vAlign w:val="center"/>
          </w:tcPr>
          <w:p w14:paraId="13E13BB7" w14:textId="51E9ADEC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033" w:type="dxa"/>
            <w:tcBorders>
              <w:bottom w:val="single" w:sz="12" w:space="0" w:color="auto"/>
            </w:tcBorders>
            <w:vAlign w:val="center"/>
          </w:tcPr>
          <w:p w14:paraId="42BCA3A3" w14:textId="2C850F4E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62</w:t>
            </w:r>
          </w:p>
        </w:tc>
        <w:tc>
          <w:tcPr>
            <w:tcW w:w="1126" w:type="dxa"/>
            <w:tcBorders>
              <w:bottom w:val="single" w:sz="12" w:space="0" w:color="auto"/>
            </w:tcBorders>
            <w:vAlign w:val="center"/>
          </w:tcPr>
          <w:p w14:paraId="59DE7AFB" w14:textId="041F3647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1.</w:t>
            </w:r>
            <w:r w:rsidR="00A24BCC">
              <w:rPr>
                <w:rFonts w:ascii="Times New Roman" w:hAnsi="Times New Roman"/>
                <w:sz w:val="21"/>
                <w:szCs w:val="21"/>
              </w:rPr>
              <w:t>75</w:t>
            </w:r>
          </w:p>
        </w:tc>
        <w:tc>
          <w:tcPr>
            <w:tcW w:w="1126" w:type="dxa"/>
            <w:tcBorders>
              <w:bottom w:val="single" w:sz="12" w:space="0" w:color="auto"/>
            </w:tcBorders>
            <w:vAlign w:val="center"/>
          </w:tcPr>
          <w:p w14:paraId="4720D60F" w14:textId="3C71FBA3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/>
                <w:sz w:val="21"/>
                <w:szCs w:val="21"/>
              </w:rPr>
              <w:t>1.</w:t>
            </w:r>
            <w:r w:rsidR="00A24BCC">
              <w:rPr>
                <w:rFonts w:ascii="Times New Roman" w:hAnsi="Times New Roman"/>
                <w:sz w:val="21"/>
                <w:szCs w:val="21"/>
              </w:rPr>
              <w:t>75</w:t>
            </w:r>
          </w:p>
        </w:tc>
        <w:tc>
          <w:tcPr>
            <w:tcW w:w="1260" w:type="dxa"/>
            <w:tcBorders>
              <w:bottom w:val="single" w:sz="12" w:space="0" w:color="auto"/>
            </w:tcBorders>
            <w:vAlign w:val="center"/>
          </w:tcPr>
          <w:p w14:paraId="51C0E659" w14:textId="24C08724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.013</w:t>
            </w:r>
          </w:p>
        </w:tc>
        <w:tc>
          <w:tcPr>
            <w:tcW w:w="1070" w:type="dxa"/>
            <w:tcBorders>
              <w:bottom w:val="single" w:sz="12" w:space="0" w:color="auto"/>
            </w:tcBorders>
            <w:vAlign w:val="center"/>
          </w:tcPr>
          <w:p w14:paraId="7051C98F" w14:textId="3025A11F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9.71</w:t>
            </w:r>
          </w:p>
        </w:tc>
        <w:tc>
          <w:tcPr>
            <w:tcW w:w="1034" w:type="dxa"/>
            <w:tcBorders>
              <w:bottom w:val="single" w:sz="12" w:space="0" w:color="auto"/>
            </w:tcBorders>
            <w:vAlign w:val="center"/>
          </w:tcPr>
          <w:p w14:paraId="0CAE5C01" w14:textId="49E36CFD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675</w:t>
            </w:r>
          </w:p>
        </w:tc>
      </w:tr>
    </w:tbl>
    <w:p w14:paraId="7A69D12B" w14:textId="01800039" w:rsidR="000C4997" w:rsidRDefault="000C4997" w:rsidP="00B06243">
      <w:pPr>
        <w:rPr>
          <w:rFonts w:hint="eastAsia"/>
        </w:rPr>
      </w:pPr>
    </w:p>
    <w:p w14:paraId="7DC97CD3" w14:textId="72EAA18E" w:rsidR="000A105E" w:rsidRDefault="000A105E" w:rsidP="000A105E">
      <w:pPr>
        <w:pStyle w:val="1"/>
        <w:spacing w:before="74"/>
        <w:ind w:right="659"/>
        <w:rPr>
          <w:rFonts w:ascii="Times New Roman" w:hAnsi="Times New Roman"/>
        </w:rPr>
      </w:pPr>
      <w:r w:rsidRPr="00E22FCE">
        <w:rPr>
          <w:rFonts w:ascii="Times New Roman" w:hAnsi="Times New Roman"/>
        </w:rPr>
        <w:t>附</w:t>
      </w:r>
      <w:r w:rsidR="003766BB">
        <w:rPr>
          <w:rFonts w:ascii="Times New Roman" w:hAnsi="Times New Roman" w:hint="eastAsia"/>
        </w:rPr>
        <w:t>录</w:t>
      </w:r>
      <w:r w:rsidRPr="00E22FCE">
        <w:rPr>
          <w:rFonts w:ascii="Times New Roman" w:hAnsi="Times New Roman"/>
        </w:rPr>
        <w:t xml:space="preserve"> </w:t>
      </w:r>
      <w:r w:rsidR="003766BB">
        <w:rPr>
          <w:rFonts w:ascii="Times New Roman" w:hAnsi="Times New Roman"/>
        </w:rPr>
        <w:t>1</w:t>
      </w:r>
      <w:r w:rsidR="0048754C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部分</w:t>
      </w:r>
      <w:r w:rsidR="0048754C">
        <w:rPr>
          <w:rFonts w:ascii="Times New Roman" w:hAnsi="Times New Roman" w:hint="eastAsia"/>
        </w:rPr>
        <w:t>整数规划建模</w:t>
      </w:r>
      <w:r>
        <w:rPr>
          <w:rFonts w:ascii="Times New Roman" w:hAnsi="Times New Roman" w:hint="eastAsia"/>
        </w:rPr>
        <w:t>技巧</w:t>
      </w:r>
      <w:r w:rsidR="00830307">
        <w:rPr>
          <w:rFonts w:ascii="Times New Roman" w:hAnsi="Times New Roman" w:hint="eastAsia"/>
        </w:rPr>
        <w:t xml:space="preserve"> </w:t>
      </w:r>
    </w:p>
    <w:p w14:paraId="7227710B" w14:textId="1903E131" w:rsidR="00D57EB7" w:rsidRPr="00D57EB7" w:rsidRDefault="00D57EB7" w:rsidP="00732D24">
      <w:pPr>
        <w:ind w:firstLineChars="200" w:firstLine="480"/>
        <w:rPr>
          <w:rFonts w:hint="eastAsia"/>
        </w:rPr>
      </w:pPr>
      <w:r w:rsidRPr="00732D24">
        <w:rPr>
          <w:rFonts w:ascii="Times New Roman" w:hAnsi="Times New Roman" w:hint="eastAsia"/>
          <w:sz w:val="24"/>
          <w:szCs w:val="24"/>
        </w:rPr>
        <w:t>互补松弛约束</w:t>
      </w:r>
      <w:r w:rsidR="00CF0433" w:rsidRPr="00732D24">
        <w:rPr>
          <w:rFonts w:ascii="Times New Roman" w:hAnsi="Times New Roman" w:hint="eastAsia"/>
          <w:sz w:val="24"/>
          <w:szCs w:val="24"/>
        </w:rPr>
        <w:t>的整数规划处理方法</w:t>
      </w:r>
    </w:p>
    <w:p w14:paraId="468D9322" w14:textId="191005B4" w:rsidR="00732D24" w:rsidRPr="00732D24" w:rsidRDefault="00080A1C" w:rsidP="00390CEB">
      <w:pPr>
        <w:pStyle w:val="a3"/>
        <w:jc w:val="center"/>
        <w:rPr>
          <w:rFonts w:ascii="Times New Roman" w:hAnsi="Times New Roman"/>
        </w:rPr>
      </w:pPr>
      <w:r w:rsidRPr="00080A1C">
        <w:rPr>
          <w:rFonts w:ascii="Times New Roman" w:hAnsi="Times New Roman"/>
          <w:noProof/>
        </w:rPr>
        <w:drawing>
          <wp:inline distT="0" distB="0" distL="0" distR="0" wp14:anchorId="0A4E2E04" wp14:editId="4CBB0C3B">
            <wp:extent cx="5000599" cy="293403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824" cy="2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D24" w:rsidRPr="00732D24">
      <w:pgSz w:w="11910" w:h="16840"/>
      <w:pgMar w:top="142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25E1" w14:textId="77777777" w:rsidR="009C3604" w:rsidRDefault="009C3604" w:rsidP="00C64EEB">
      <w:pPr>
        <w:rPr>
          <w:rFonts w:hint="eastAsia"/>
        </w:rPr>
      </w:pPr>
      <w:r>
        <w:separator/>
      </w:r>
    </w:p>
  </w:endnote>
  <w:endnote w:type="continuationSeparator" w:id="0">
    <w:p w14:paraId="093F0601" w14:textId="77777777" w:rsidR="009C3604" w:rsidRDefault="009C3604" w:rsidP="00C64E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F9772" w14:textId="77777777" w:rsidR="009C3604" w:rsidRDefault="009C3604" w:rsidP="00C64EEB">
      <w:pPr>
        <w:rPr>
          <w:rFonts w:hint="eastAsia"/>
        </w:rPr>
      </w:pPr>
      <w:r>
        <w:separator/>
      </w:r>
    </w:p>
  </w:footnote>
  <w:footnote w:type="continuationSeparator" w:id="0">
    <w:p w14:paraId="507DA7B7" w14:textId="77777777" w:rsidR="009C3604" w:rsidRDefault="009C3604" w:rsidP="00C64E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F45"/>
    <w:multiLevelType w:val="hybridMultilevel"/>
    <w:tmpl w:val="458675A8"/>
    <w:lvl w:ilvl="0" w:tplc="04090011">
      <w:start w:val="1"/>
      <w:numFmt w:val="decimal"/>
      <w:lvlText w:val="%1)"/>
      <w:lvlJc w:val="left"/>
      <w:pPr>
        <w:ind w:left="540" w:hanging="420"/>
      </w:pPr>
      <w:rPr>
        <w:rFonts w:hint="default"/>
        <w:w w:val="100"/>
        <w:sz w:val="22"/>
        <w:szCs w:val="22"/>
        <w:lang w:val="en-US" w:eastAsia="zh-CN" w:bidi="ar-SA"/>
      </w:rPr>
    </w:lvl>
    <w:lvl w:ilvl="1" w:tplc="04090019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 w15:restartNumberingAfterBreak="0">
    <w:nsid w:val="07C55038"/>
    <w:multiLevelType w:val="hybridMultilevel"/>
    <w:tmpl w:val="7128AFB6"/>
    <w:lvl w:ilvl="0" w:tplc="FFFFFFFF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D58B4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3" w15:restartNumberingAfterBreak="0">
    <w:nsid w:val="119363ED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4" w15:restartNumberingAfterBreak="0">
    <w:nsid w:val="1ED4599E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5" w15:restartNumberingAfterBreak="0">
    <w:nsid w:val="221707AF"/>
    <w:multiLevelType w:val="hybridMultilevel"/>
    <w:tmpl w:val="C836626C"/>
    <w:lvl w:ilvl="0" w:tplc="23F26410">
      <w:start w:val="1"/>
      <w:numFmt w:val="decimal"/>
      <w:lvlText w:val="（%1）"/>
      <w:lvlJc w:val="left"/>
      <w:pPr>
        <w:ind w:left="1026" w:hanging="601"/>
      </w:pPr>
      <w:rPr>
        <w:rFonts w:ascii="Times New Roman" w:eastAsia="宋体" w:hAnsi="Times New Roman" w:cs="Times New Roman" w:hint="default"/>
        <w:w w:val="100"/>
        <w:sz w:val="22"/>
        <w:szCs w:val="22"/>
        <w:lang w:val="en-US" w:eastAsia="zh-CN" w:bidi="ar-SA"/>
      </w:rPr>
    </w:lvl>
    <w:lvl w:ilvl="1" w:tplc="DF16FCF8">
      <w:numFmt w:val="bullet"/>
      <w:lvlText w:val="•"/>
      <w:lvlJc w:val="left"/>
      <w:pPr>
        <w:ind w:left="1913" w:hanging="601"/>
      </w:pPr>
      <w:rPr>
        <w:rFonts w:hint="default"/>
        <w:lang w:val="en-US" w:eastAsia="zh-CN" w:bidi="ar-SA"/>
      </w:rPr>
    </w:lvl>
    <w:lvl w:ilvl="2" w:tplc="559A605E">
      <w:numFmt w:val="bullet"/>
      <w:lvlText w:val="•"/>
      <w:lvlJc w:val="left"/>
      <w:pPr>
        <w:ind w:left="2660" w:hanging="601"/>
      </w:pPr>
      <w:rPr>
        <w:rFonts w:hint="default"/>
        <w:lang w:val="en-US" w:eastAsia="zh-CN" w:bidi="ar-SA"/>
      </w:rPr>
    </w:lvl>
    <w:lvl w:ilvl="3" w:tplc="8ED042A8">
      <w:numFmt w:val="bullet"/>
      <w:lvlText w:val="•"/>
      <w:lvlJc w:val="left"/>
      <w:pPr>
        <w:ind w:left="3406" w:hanging="601"/>
      </w:pPr>
      <w:rPr>
        <w:rFonts w:hint="default"/>
        <w:lang w:val="en-US" w:eastAsia="zh-CN" w:bidi="ar-SA"/>
      </w:rPr>
    </w:lvl>
    <w:lvl w:ilvl="4" w:tplc="A1B41EE4">
      <w:numFmt w:val="bullet"/>
      <w:lvlText w:val="•"/>
      <w:lvlJc w:val="left"/>
      <w:pPr>
        <w:ind w:left="4153" w:hanging="601"/>
      </w:pPr>
      <w:rPr>
        <w:rFonts w:hint="default"/>
        <w:lang w:val="en-US" w:eastAsia="zh-CN" w:bidi="ar-SA"/>
      </w:rPr>
    </w:lvl>
    <w:lvl w:ilvl="5" w:tplc="886651D6">
      <w:numFmt w:val="bullet"/>
      <w:lvlText w:val="•"/>
      <w:lvlJc w:val="left"/>
      <w:pPr>
        <w:ind w:left="4900" w:hanging="601"/>
      </w:pPr>
      <w:rPr>
        <w:rFonts w:hint="default"/>
        <w:lang w:val="en-US" w:eastAsia="zh-CN" w:bidi="ar-SA"/>
      </w:rPr>
    </w:lvl>
    <w:lvl w:ilvl="6" w:tplc="015A1D46">
      <w:numFmt w:val="bullet"/>
      <w:lvlText w:val="•"/>
      <w:lvlJc w:val="left"/>
      <w:pPr>
        <w:ind w:left="5646" w:hanging="601"/>
      </w:pPr>
      <w:rPr>
        <w:rFonts w:hint="default"/>
        <w:lang w:val="en-US" w:eastAsia="zh-CN" w:bidi="ar-SA"/>
      </w:rPr>
    </w:lvl>
    <w:lvl w:ilvl="7" w:tplc="8A347184">
      <w:numFmt w:val="bullet"/>
      <w:lvlText w:val="•"/>
      <w:lvlJc w:val="left"/>
      <w:pPr>
        <w:ind w:left="6393" w:hanging="601"/>
      </w:pPr>
      <w:rPr>
        <w:rFonts w:hint="default"/>
        <w:lang w:val="en-US" w:eastAsia="zh-CN" w:bidi="ar-SA"/>
      </w:rPr>
    </w:lvl>
    <w:lvl w:ilvl="8" w:tplc="64E075B0">
      <w:numFmt w:val="bullet"/>
      <w:lvlText w:val="•"/>
      <w:lvlJc w:val="left"/>
      <w:pPr>
        <w:ind w:left="7140" w:hanging="601"/>
      </w:pPr>
      <w:rPr>
        <w:rFonts w:hint="default"/>
        <w:lang w:val="en-US" w:eastAsia="zh-CN" w:bidi="ar-SA"/>
      </w:rPr>
    </w:lvl>
  </w:abstractNum>
  <w:abstractNum w:abstractNumId="6" w15:restartNumberingAfterBreak="0">
    <w:nsid w:val="38CC1E1D"/>
    <w:multiLevelType w:val="hybridMultilevel"/>
    <w:tmpl w:val="EBE69704"/>
    <w:lvl w:ilvl="0" w:tplc="23F26410">
      <w:start w:val="1"/>
      <w:numFmt w:val="decimal"/>
      <w:lvlText w:val="（%1）"/>
      <w:lvlJc w:val="left"/>
      <w:pPr>
        <w:ind w:left="540" w:hanging="420"/>
      </w:pPr>
      <w:rPr>
        <w:rFonts w:ascii="Times New Roman" w:eastAsia="宋体" w:hAnsi="Times New Roman" w:cs="Times New Roman" w:hint="default"/>
        <w:w w:val="100"/>
        <w:sz w:val="22"/>
        <w:szCs w:val="22"/>
        <w:lang w:val="en-US" w:eastAsia="zh-CN" w:bidi="ar-SA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7" w15:restartNumberingAfterBreak="0">
    <w:nsid w:val="3E2D72DB"/>
    <w:multiLevelType w:val="hybridMultilevel"/>
    <w:tmpl w:val="1C682250"/>
    <w:lvl w:ilvl="0" w:tplc="E2F2EBA6">
      <w:start w:val="1"/>
      <w:numFmt w:val="decimal"/>
      <w:lvlText w:val="%1)"/>
      <w:lvlJc w:val="left"/>
      <w:pPr>
        <w:ind w:left="1019" w:hanging="42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8" w15:restartNumberingAfterBreak="0">
    <w:nsid w:val="49AF0A31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9" w15:restartNumberingAfterBreak="0">
    <w:nsid w:val="4BBB7E60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10" w15:restartNumberingAfterBreak="0">
    <w:nsid w:val="5705296C"/>
    <w:multiLevelType w:val="hybridMultilevel"/>
    <w:tmpl w:val="177E8618"/>
    <w:lvl w:ilvl="0" w:tplc="3ABEEE3C">
      <w:start w:val="1"/>
      <w:numFmt w:val="decimal"/>
      <w:lvlText w:val="(%1)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9" w:hanging="440"/>
      </w:pPr>
    </w:lvl>
    <w:lvl w:ilvl="2" w:tplc="0409001B" w:tentative="1">
      <w:start w:val="1"/>
      <w:numFmt w:val="lowerRoman"/>
      <w:lvlText w:val="%3."/>
      <w:lvlJc w:val="right"/>
      <w:pPr>
        <w:ind w:left="1919" w:hanging="440"/>
      </w:pPr>
    </w:lvl>
    <w:lvl w:ilvl="3" w:tplc="0409000F" w:tentative="1">
      <w:start w:val="1"/>
      <w:numFmt w:val="decimal"/>
      <w:lvlText w:val="%4."/>
      <w:lvlJc w:val="left"/>
      <w:pPr>
        <w:ind w:left="2359" w:hanging="440"/>
      </w:pPr>
    </w:lvl>
    <w:lvl w:ilvl="4" w:tplc="04090019" w:tentative="1">
      <w:start w:val="1"/>
      <w:numFmt w:val="lowerLetter"/>
      <w:lvlText w:val="%5)"/>
      <w:lvlJc w:val="left"/>
      <w:pPr>
        <w:ind w:left="2799" w:hanging="440"/>
      </w:pPr>
    </w:lvl>
    <w:lvl w:ilvl="5" w:tplc="0409001B" w:tentative="1">
      <w:start w:val="1"/>
      <w:numFmt w:val="lowerRoman"/>
      <w:lvlText w:val="%6."/>
      <w:lvlJc w:val="right"/>
      <w:pPr>
        <w:ind w:left="3239" w:hanging="440"/>
      </w:pPr>
    </w:lvl>
    <w:lvl w:ilvl="6" w:tplc="0409000F" w:tentative="1">
      <w:start w:val="1"/>
      <w:numFmt w:val="decimal"/>
      <w:lvlText w:val="%7."/>
      <w:lvlJc w:val="left"/>
      <w:pPr>
        <w:ind w:left="3679" w:hanging="440"/>
      </w:pPr>
    </w:lvl>
    <w:lvl w:ilvl="7" w:tplc="04090019" w:tentative="1">
      <w:start w:val="1"/>
      <w:numFmt w:val="lowerLetter"/>
      <w:lvlText w:val="%8)"/>
      <w:lvlJc w:val="left"/>
      <w:pPr>
        <w:ind w:left="4119" w:hanging="440"/>
      </w:pPr>
    </w:lvl>
    <w:lvl w:ilvl="8" w:tplc="0409001B" w:tentative="1">
      <w:start w:val="1"/>
      <w:numFmt w:val="lowerRoman"/>
      <w:lvlText w:val="%9."/>
      <w:lvlJc w:val="right"/>
      <w:pPr>
        <w:ind w:left="4559" w:hanging="440"/>
      </w:pPr>
    </w:lvl>
  </w:abstractNum>
  <w:abstractNum w:abstractNumId="11" w15:restartNumberingAfterBreak="0">
    <w:nsid w:val="70036054"/>
    <w:multiLevelType w:val="hybridMultilevel"/>
    <w:tmpl w:val="0714CAAE"/>
    <w:lvl w:ilvl="0" w:tplc="04090011">
      <w:start w:val="1"/>
      <w:numFmt w:val="decimal"/>
      <w:lvlText w:val="%1)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12" w15:restartNumberingAfterBreak="0">
    <w:nsid w:val="7874590A"/>
    <w:multiLevelType w:val="hybridMultilevel"/>
    <w:tmpl w:val="30AA33F6"/>
    <w:lvl w:ilvl="0" w:tplc="04090011">
      <w:start w:val="1"/>
      <w:numFmt w:val="decimal"/>
      <w:lvlText w:val="%1)"/>
      <w:lvlJc w:val="left"/>
      <w:pPr>
        <w:ind w:left="540" w:hanging="420"/>
      </w:pPr>
      <w:rPr>
        <w:rFonts w:hint="default"/>
        <w:w w:val="100"/>
        <w:sz w:val="22"/>
        <w:szCs w:val="22"/>
        <w:lang w:val="en-US" w:eastAsia="zh-CN" w:bidi="ar-SA"/>
      </w:rPr>
    </w:lvl>
    <w:lvl w:ilvl="1" w:tplc="BDC26B04">
      <w:start w:val="1"/>
      <w:numFmt w:val="decimal"/>
      <w:lvlText w:val="%2)"/>
      <w:lvlJc w:val="left"/>
      <w:pPr>
        <w:ind w:left="960" w:hanging="42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 w16cid:durableId="754480016">
    <w:abstractNumId w:val="5"/>
  </w:num>
  <w:num w:numId="2" w16cid:durableId="493842129">
    <w:abstractNumId w:val="2"/>
  </w:num>
  <w:num w:numId="3" w16cid:durableId="1164470143">
    <w:abstractNumId w:val="9"/>
  </w:num>
  <w:num w:numId="4" w16cid:durableId="934022372">
    <w:abstractNumId w:val="6"/>
  </w:num>
  <w:num w:numId="5" w16cid:durableId="1019350012">
    <w:abstractNumId w:val="0"/>
  </w:num>
  <w:num w:numId="6" w16cid:durableId="47461474">
    <w:abstractNumId w:val="3"/>
  </w:num>
  <w:num w:numId="7" w16cid:durableId="1961566955">
    <w:abstractNumId w:val="4"/>
  </w:num>
  <w:num w:numId="8" w16cid:durableId="885414736">
    <w:abstractNumId w:val="8"/>
  </w:num>
  <w:num w:numId="9" w16cid:durableId="554706303">
    <w:abstractNumId w:val="12"/>
  </w:num>
  <w:num w:numId="10" w16cid:durableId="222373660">
    <w:abstractNumId w:val="11"/>
  </w:num>
  <w:num w:numId="11" w16cid:durableId="247661823">
    <w:abstractNumId w:val="7"/>
  </w:num>
  <w:num w:numId="12" w16cid:durableId="620460247">
    <w:abstractNumId w:val="10"/>
  </w:num>
  <w:num w:numId="13" w16cid:durableId="67010625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ENG Y">
    <w15:presenceInfo w15:providerId="Windows Live" w15:userId="bcfaa79469189c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S3NDY3MDM0NQISlko6SsGpxcWZ+XkgBea1AOiP0IYsAAAA"/>
  </w:docVars>
  <w:rsids>
    <w:rsidRoot w:val="002D3467"/>
    <w:rsid w:val="000036C6"/>
    <w:rsid w:val="00003FD5"/>
    <w:rsid w:val="00013B19"/>
    <w:rsid w:val="0001426D"/>
    <w:rsid w:val="000154FD"/>
    <w:rsid w:val="000201CE"/>
    <w:rsid w:val="00020CB0"/>
    <w:rsid w:val="0002382C"/>
    <w:rsid w:val="00032895"/>
    <w:rsid w:val="00043680"/>
    <w:rsid w:val="00047258"/>
    <w:rsid w:val="00050DB9"/>
    <w:rsid w:val="0006155E"/>
    <w:rsid w:val="000618EE"/>
    <w:rsid w:val="00072C85"/>
    <w:rsid w:val="000733B4"/>
    <w:rsid w:val="0008040F"/>
    <w:rsid w:val="00080A1C"/>
    <w:rsid w:val="00086968"/>
    <w:rsid w:val="000A105E"/>
    <w:rsid w:val="000A2ADD"/>
    <w:rsid w:val="000A59B4"/>
    <w:rsid w:val="000A7E88"/>
    <w:rsid w:val="000B6C8F"/>
    <w:rsid w:val="000C4997"/>
    <w:rsid w:val="000D031A"/>
    <w:rsid w:val="000E0E84"/>
    <w:rsid w:val="000E1475"/>
    <w:rsid w:val="000E7492"/>
    <w:rsid w:val="000F2EB2"/>
    <w:rsid w:val="00104F35"/>
    <w:rsid w:val="001061BD"/>
    <w:rsid w:val="00107A74"/>
    <w:rsid w:val="00122663"/>
    <w:rsid w:val="0013254B"/>
    <w:rsid w:val="00140FE9"/>
    <w:rsid w:val="00146B6D"/>
    <w:rsid w:val="00155084"/>
    <w:rsid w:val="00155C9A"/>
    <w:rsid w:val="00160B44"/>
    <w:rsid w:val="00163C7D"/>
    <w:rsid w:val="00165EA1"/>
    <w:rsid w:val="00171057"/>
    <w:rsid w:val="0018395F"/>
    <w:rsid w:val="00192138"/>
    <w:rsid w:val="00192DF9"/>
    <w:rsid w:val="001942B9"/>
    <w:rsid w:val="001948EA"/>
    <w:rsid w:val="001955A2"/>
    <w:rsid w:val="00195904"/>
    <w:rsid w:val="001A2094"/>
    <w:rsid w:val="001A2324"/>
    <w:rsid w:val="001A3569"/>
    <w:rsid w:val="001B29F3"/>
    <w:rsid w:val="001C0C37"/>
    <w:rsid w:val="001C12E1"/>
    <w:rsid w:val="001C4853"/>
    <w:rsid w:val="001E3057"/>
    <w:rsid w:val="001E7D68"/>
    <w:rsid w:val="001F0E80"/>
    <w:rsid w:val="001F7538"/>
    <w:rsid w:val="0020577C"/>
    <w:rsid w:val="002078F5"/>
    <w:rsid w:val="00217E43"/>
    <w:rsid w:val="002303D8"/>
    <w:rsid w:val="0023234C"/>
    <w:rsid w:val="00237875"/>
    <w:rsid w:val="00263CF9"/>
    <w:rsid w:val="0027054F"/>
    <w:rsid w:val="00274529"/>
    <w:rsid w:val="00274D86"/>
    <w:rsid w:val="00277661"/>
    <w:rsid w:val="00281693"/>
    <w:rsid w:val="00292557"/>
    <w:rsid w:val="002A3F80"/>
    <w:rsid w:val="002A43C0"/>
    <w:rsid w:val="002B0402"/>
    <w:rsid w:val="002B37ED"/>
    <w:rsid w:val="002B5F5E"/>
    <w:rsid w:val="002D1C01"/>
    <w:rsid w:val="002D3467"/>
    <w:rsid w:val="002D441E"/>
    <w:rsid w:val="002E2D78"/>
    <w:rsid w:val="002E4749"/>
    <w:rsid w:val="002F22B9"/>
    <w:rsid w:val="002F40D3"/>
    <w:rsid w:val="002F6F0C"/>
    <w:rsid w:val="003005FD"/>
    <w:rsid w:val="00303B71"/>
    <w:rsid w:val="003106BD"/>
    <w:rsid w:val="003132DF"/>
    <w:rsid w:val="003151E0"/>
    <w:rsid w:val="00326E63"/>
    <w:rsid w:val="00331A35"/>
    <w:rsid w:val="00367EA2"/>
    <w:rsid w:val="00371DBD"/>
    <w:rsid w:val="003766BB"/>
    <w:rsid w:val="00390CEB"/>
    <w:rsid w:val="003A1651"/>
    <w:rsid w:val="003A4D70"/>
    <w:rsid w:val="003B6FBF"/>
    <w:rsid w:val="003B7A7F"/>
    <w:rsid w:val="003C22D7"/>
    <w:rsid w:val="003C7DD7"/>
    <w:rsid w:val="003D0D28"/>
    <w:rsid w:val="003D2236"/>
    <w:rsid w:val="003E25D5"/>
    <w:rsid w:val="00415734"/>
    <w:rsid w:val="00416D0F"/>
    <w:rsid w:val="00432268"/>
    <w:rsid w:val="00447ECD"/>
    <w:rsid w:val="00457722"/>
    <w:rsid w:val="00462FF1"/>
    <w:rsid w:val="00470FD4"/>
    <w:rsid w:val="0048754C"/>
    <w:rsid w:val="00490649"/>
    <w:rsid w:val="004925A9"/>
    <w:rsid w:val="004A3CF5"/>
    <w:rsid w:val="004C0F0C"/>
    <w:rsid w:val="004C2114"/>
    <w:rsid w:val="004C3FB9"/>
    <w:rsid w:val="004D0A82"/>
    <w:rsid w:val="004D68AB"/>
    <w:rsid w:val="005059A1"/>
    <w:rsid w:val="005109C1"/>
    <w:rsid w:val="00513DCF"/>
    <w:rsid w:val="00530F47"/>
    <w:rsid w:val="005334BA"/>
    <w:rsid w:val="00535D89"/>
    <w:rsid w:val="005443AA"/>
    <w:rsid w:val="00544E50"/>
    <w:rsid w:val="00556CE6"/>
    <w:rsid w:val="005716DC"/>
    <w:rsid w:val="0057780D"/>
    <w:rsid w:val="0058091F"/>
    <w:rsid w:val="005B68C1"/>
    <w:rsid w:val="005C0C86"/>
    <w:rsid w:val="005C4768"/>
    <w:rsid w:val="005C77DF"/>
    <w:rsid w:val="005D055B"/>
    <w:rsid w:val="005E7C0D"/>
    <w:rsid w:val="005F0389"/>
    <w:rsid w:val="006056C6"/>
    <w:rsid w:val="00612934"/>
    <w:rsid w:val="00614611"/>
    <w:rsid w:val="00617221"/>
    <w:rsid w:val="006222B4"/>
    <w:rsid w:val="0062238C"/>
    <w:rsid w:val="00623A67"/>
    <w:rsid w:val="00626D15"/>
    <w:rsid w:val="006376E3"/>
    <w:rsid w:val="0064493B"/>
    <w:rsid w:val="00652A6F"/>
    <w:rsid w:val="00653991"/>
    <w:rsid w:val="00674DCB"/>
    <w:rsid w:val="00687D0E"/>
    <w:rsid w:val="00691E8D"/>
    <w:rsid w:val="00693956"/>
    <w:rsid w:val="006C08A8"/>
    <w:rsid w:val="006D0AD4"/>
    <w:rsid w:val="006D15B8"/>
    <w:rsid w:val="006D4A22"/>
    <w:rsid w:val="006D6850"/>
    <w:rsid w:val="006E1FD1"/>
    <w:rsid w:val="006F33EC"/>
    <w:rsid w:val="006F6BDF"/>
    <w:rsid w:val="00701B15"/>
    <w:rsid w:val="00707E60"/>
    <w:rsid w:val="00707FC6"/>
    <w:rsid w:val="007100DC"/>
    <w:rsid w:val="00716494"/>
    <w:rsid w:val="00726F6D"/>
    <w:rsid w:val="00730C70"/>
    <w:rsid w:val="00732D24"/>
    <w:rsid w:val="0075029D"/>
    <w:rsid w:val="007545F1"/>
    <w:rsid w:val="00757408"/>
    <w:rsid w:val="00762544"/>
    <w:rsid w:val="00793A7F"/>
    <w:rsid w:val="007A06F7"/>
    <w:rsid w:val="007A2978"/>
    <w:rsid w:val="007A4127"/>
    <w:rsid w:val="007A4C4D"/>
    <w:rsid w:val="007B1336"/>
    <w:rsid w:val="007B55E0"/>
    <w:rsid w:val="007B786D"/>
    <w:rsid w:val="007C716B"/>
    <w:rsid w:val="007D284B"/>
    <w:rsid w:val="007D33C2"/>
    <w:rsid w:val="007D7DC3"/>
    <w:rsid w:val="007F20B4"/>
    <w:rsid w:val="007F2B6A"/>
    <w:rsid w:val="00804F1C"/>
    <w:rsid w:val="00822064"/>
    <w:rsid w:val="008235C9"/>
    <w:rsid w:val="008246DD"/>
    <w:rsid w:val="00830307"/>
    <w:rsid w:val="00830C78"/>
    <w:rsid w:val="00831E57"/>
    <w:rsid w:val="00831F7B"/>
    <w:rsid w:val="008400BC"/>
    <w:rsid w:val="00843E1A"/>
    <w:rsid w:val="00844961"/>
    <w:rsid w:val="00845B99"/>
    <w:rsid w:val="00847529"/>
    <w:rsid w:val="0085577B"/>
    <w:rsid w:val="00857A66"/>
    <w:rsid w:val="00863496"/>
    <w:rsid w:val="008638C5"/>
    <w:rsid w:val="00867E1F"/>
    <w:rsid w:val="00872989"/>
    <w:rsid w:val="00876713"/>
    <w:rsid w:val="00877D17"/>
    <w:rsid w:val="0089099A"/>
    <w:rsid w:val="00893CD6"/>
    <w:rsid w:val="0089560F"/>
    <w:rsid w:val="00896911"/>
    <w:rsid w:val="008A35D3"/>
    <w:rsid w:val="008B5397"/>
    <w:rsid w:val="008C4927"/>
    <w:rsid w:val="008D185A"/>
    <w:rsid w:val="008E3A44"/>
    <w:rsid w:val="008F494D"/>
    <w:rsid w:val="00901953"/>
    <w:rsid w:val="00905807"/>
    <w:rsid w:val="009077CD"/>
    <w:rsid w:val="00913CFB"/>
    <w:rsid w:val="00917DD2"/>
    <w:rsid w:val="00920B4C"/>
    <w:rsid w:val="009216BF"/>
    <w:rsid w:val="00936579"/>
    <w:rsid w:val="00944E68"/>
    <w:rsid w:val="00946E48"/>
    <w:rsid w:val="00951162"/>
    <w:rsid w:val="00952A4E"/>
    <w:rsid w:val="009640E7"/>
    <w:rsid w:val="00976140"/>
    <w:rsid w:val="009768AC"/>
    <w:rsid w:val="00977FB3"/>
    <w:rsid w:val="00990211"/>
    <w:rsid w:val="00994381"/>
    <w:rsid w:val="009950D7"/>
    <w:rsid w:val="009A3884"/>
    <w:rsid w:val="009A3FE8"/>
    <w:rsid w:val="009A7C69"/>
    <w:rsid w:val="009C3604"/>
    <w:rsid w:val="009C38B0"/>
    <w:rsid w:val="009C4DFA"/>
    <w:rsid w:val="009C790E"/>
    <w:rsid w:val="009D3934"/>
    <w:rsid w:val="009D5AAD"/>
    <w:rsid w:val="009D675D"/>
    <w:rsid w:val="009E0E31"/>
    <w:rsid w:val="009E325A"/>
    <w:rsid w:val="009F4330"/>
    <w:rsid w:val="009F4AB9"/>
    <w:rsid w:val="009F56AB"/>
    <w:rsid w:val="00A17896"/>
    <w:rsid w:val="00A24BCC"/>
    <w:rsid w:val="00A27818"/>
    <w:rsid w:val="00A355AB"/>
    <w:rsid w:val="00A4724A"/>
    <w:rsid w:val="00A623B8"/>
    <w:rsid w:val="00A67D43"/>
    <w:rsid w:val="00A7730A"/>
    <w:rsid w:val="00A81A72"/>
    <w:rsid w:val="00A8231A"/>
    <w:rsid w:val="00A82B39"/>
    <w:rsid w:val="00A87537"/>
    <w:rsid w:val="00A94E47"/>
    <w:rsid w:val="00AB7799"/>
    <w:rsid w:val="00AD3C00"/>
    <w:rsid w:val="00AD473C"/>
    <w:rsid w:val="00AE1E1A"/>
    <w:rsid w:val="00B06243"/>
    <w:rsid w:val="00B06F08"/>
    <w:rsid w:val="00B15358"/>
    <w:rsid w:val="00B1763F"/>
    <w:rsid w:val="00B3371B"/>
    <w:rsid w:val="00B407EA"/>
    <w:rsid w:val="00B440F0"/>
    <w:rsid w:val="00B4565E"/>
    <w:rsid w:val="00B45D99"/>
    <w:rsid w:val="00B5114F"/>
    <w:rsid w:val="00B56902"/>
    <w:rsid w:val="00B57104"/>
    <w:rsid w:val="00B7117C"/>
    <w:rsid w:val="00B74689"/>
    <w:rsid w:val="00B82E2D"/>
    <w:rsid w:val="00B84258"/>
    <w:rsid w:val="00B84DBD"/>
    <w:rsid w:val="00B93F3C"/>
    <w:rsid w:val="00B964AF"/>
    <w:rsid w:val="00B97F70"/>
    <w:rsid w:val="00BA52C2"/>
    <w:rsid w:val="00BB087B"/>
    <w:rsid w:val="00BB3E1D"/>
    <w:rsid w:val="00BB6D3C"/>
    <w:rsid w:val="00BB6E5C"/>
    <w:rsid w:val="00BB7616"/>
    <w:rsid w:val="00BE3367"/>
    <w:rsid w:val="00BE3D81"/>
    <w:rsid w:val="00BF10D3"/>
    <w:rsid w:val="00BF55BE"/>
    <w:rsid w:val="00BF5F7B"/>
    <w:rsid w:val="00C01C96"/>
    <w:rsid w:val="00C03187"/>
    <w:rsid w:val="00C03A9F"/>
    <w:rsid w:val="00C06D8F"/>
    <w:rsid w:val="00C11B08"/>
    <w:rsid w:val="00C13D5F"/>
    <w:rsid w:val="00C16524"/>
    <w:rsid w:val="00C16A2B"/>
    <w:rsid w:val="00C21DD8"/>
    <w:rsid w:val="00C27D08"/>
    <w:rsid w:val="00C30C7A"/>
    <w:rsid w:val="00C64EEB"/>
    <w:rsid w:val="00C64FEA"/>
    <w:rsid w:val="00C72955"/>
    <w:rsid w:val="00C76E3D"/>
    <w:rsid w:val="00C777E5"/>
    <w:rsid w:val="00C8025E"/>
    <w:rsid w:val="00C851A3"/>
    <w:rsid w:val="00C92473"/>
    <w:rsid w:val="00C96855"/>
    <w:rsid w:val="00CA07D1"/>
    <w:rsid w:val="00CA2DC3"/>
    <w:rsid w:val="00CA5F76"/>
    <w:rsid w:val="00CA7814"/>
    <w:rsid w:val="00CC36C0"/>
    <w:rsid w:val="00CD0429"/>
    <w:rsid w:val="00CD1D90"/>
    <w:rsid w:val="00CD57A6"/>
    <w:rsid w:val="00CE2A2C"/>
    <w:rsid w:val="00CE623D"/>
    <w:rsid w:val="00CF0433"/>
    <w:rsid w:val="00CF0A92"/>
    <w:rsid w:val="00CF76EA"/>
    <w:rsid w:val="00D0264F"/>
    <w:rsid w:val="00D051FA"/>
    <w:rsid w:val="00D116A8"/>
    <w:rsid w:val="00D24AC9"/>
    <w:rsid w:val="00D31132"/>
    <w:rsid w:val="00D40885"/>
    <w:rsid w:val="00D429F7"/>
    <w:rsid w:val="00D46A6B"/>
    <w:rsid w:val="00D503BD"/>
    <w:rsid w:val="00D51C8B"/>
    <w:rsid w:val="00D5574E"/>
    <w:rsid w:val="00D57EB7"/>
    <w:rsid w:val="00D65C9C"/>
    <w:rsid w:val="00D67F7E"/>
    <w:rsid w:val="00D70F27"/>
    <w:rsid w:val="00D75999"/>
    <w:rsid w:val="00D834D9"/>
    <w:rsid w:val="00D83539"/>
    <w:rsid w:val="00D95E64"/>
    <w:rsid w:val="00DA77D6"/>
    <w:rsid w:val="00DC550C"/>
    <w:rsid w:val="00DC6509"/>
    <w:rsid w:val="00DD7878"/>
    <w:rsid w:val="00DE6DFE"/>
    <w:rsid w:val="00DE75BD"/>
    <w:rsid w:val="00DF0BAE"/>
    <w:rsid w:val="00DF3BBA"/>
    <w:rsid w:val="00DF6AE9"/>
    <w:rsid w:val="00E0563B"/>
    <w:rsid w:val="00E06C6C"/>
    <w:rsid w:val="00E22FCE"/>
    <w:rsid w:val="00E2581B"/>
    <w:rsid w:val="00E33F89"/>
    <w:rsid w:val="00E42E5A"/>
    <w:rsid w:val="00E50ED1"/>
    <w:rsid w:val="00E526CF"/>
    <w:rsid w:val="00E56F02"/>
    <w:rsid w:val="00E627F5"/>
    <w:rsid w:val="00E644EC"/>
    <w:rsid w:val="00E64E8A"/>
    <w:rsid w:val="00E65F2A"/>
    <w:rsid w:val="00E664A2"/>
    <w:rsid w:val="00E7757F"/>
    <w:rsid w:val="00E81F6A"/>
    <w:rsid w:val="00E91F8D"/>
    <w:rsid w:val="00E93781"/>
    <w:rsid w:val="00E973BF"/>
    <w:rsid w:val="00EA1A5B"/>
    <w:rsid w:val="00EA1E33"/>
    <w:rsid w:val="00EB115F"/>
    <w:rsid w:val="00EC3214"/>
    <w:rsid w:val="00EC5D6A"/>
    <w:rsid w:val="00ED207C"/>
    <w:rsid w:val="00ED59A7"/>
    <w:rsid w:val="00EF5703"/>
    <w:rsid w:val="00EF6049"/>
    <w:rsid w:val="00EF67A0"/>
    <w:rsid w:val="00F0097D"/>
    <w:rsid w:val="00F04E3A"/>
    <w:rsid w:val="00F05AC2"/>
    <w:rsid w:val="00F071C2"/>
    <w:rsid w:val="00F222AF"/>
    <w:rsid w:val="00F25036"/>
    <w:rsid w:val="00F41E3C"/>
    <w:rsid w:val="00F47FA6"/>
    <w:rsid w:val="00F5052B"/>
    <w:rsid w:val="00F51F30"/>
    <w:rsid w:val="00F53CDE"/>
    <w:rsid w:val="00F56463"/>
    <w:rsid w:val="00F60E46"/>
    <w:rsid w:val="00F617F6"/>
    <w:rsid w:val="00F62E8C"/>
    <w:rsid w:val="00F73159"/>
    <w:rsid w:val="00F74E28"/>
    <w:rsid w:val="00F76842"/>
    <w:rsid w:val="00F81ED3"/>
    <w:rsid w:val="00F866DA"/>
    <w:rsid w:val="00F870CA"/>
    <w:rsid w:val="00F9400C"/>
    <w:rsid w:val="00FA7572"/>
    <w:rsid w:val="00FA784A"/>
    <w:rsid w:val="00FD07DF"/>
    <w:rsid w:val="00FD3088"/>
    <w:rsid w:val="00FE6A92"/>
    <w:rsid w:val="00FF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2A855"/>
  <w15:docId w15:val="{3FA42CAE-37B8-40B7-B7EB-204401D2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spacing w:before="214"/>
      <w:ind w:left="541" w:right="660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"/>
      <w:ind w:left="1201" w:hanging="602"/>
    </w:pPr>
  </w:style>
  <w:style w:type="paragraph" w:customStyle="1" w:styleId="TableParagraph">
    <w:name w:val="Table Paragraph"/>
    <w:basedOn w:val="a"/>
    <w:uiPriority w:val="1"/>
    <w:qFormat/>
    <w:pPr>
      <w:spacing w:before="114"/>
      <w:ind w:left="520"/>
      <w:jc w:val="center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C64E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4EEB"/>
    <w:rPr>
      <w:rFonts w:ascii="宋体" w:eastAsia="宋体" w:hAnsi="宋体" w:cs="宋体"/>
      <w:sz w:val="18"/>
      <w:szCs w:val="18"/>
      <w:lang w:eastAsia="zh-CN"/>
    </w:rPr>
  </w:style>
  <w:style w:type="paragraph" w:styleId="a7">
    <w:name w:val="footer"/>
    <w:basedOn w:val="a"/>
    <w:link w:val="a8"/>
    <w:uiPriority w:val="99"/>
    <w:unhideWhenUsed/>
    <w:rsid w:val="00C64E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4EEB"/>
    <w:rPr>
      <w:rFonts w:ascii="宋体" w:eastAsia="宋体" w:hAnsi="宋体" w:cs="宋体"/>
      <w:sz w:val="18"/>
      <w:szCs w:val="18"/>
      <w:lang w:eastAsia="zh-CN"/>
    </w:rPr>
  </w:style>
  <w:style w:type="table" w:styleId="2">
    <w:name w:val="Plain Table 2"/>
    <w:basedOn w:val="a1"/>
    <w:uiPriority w:val="42"/>
    <w:rsid w:val="00913C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9">
    <w:name w:val="annotation reference"/>
    <w:basedOn w:val="a0"/>
    <w:uiPriority w:val="99"/>
    <w:semiHidden/>
    <w:unhideWhenUsed/>
    <w:rsid w:val="002F22B9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2F22B9"/>
  </w:style>
  <w:style w:type="character" w:customStyle="1" w:styleId="ab">
    <w:name w:val="批注文字 字符"/>
    <w:basedOn w:val="a0"/>
    <w:link w:val="aa"/>
    <w:uiPriority w:val="99"/>
    <w:semiHidden/>
    <w:rsid w:val="002F22B9"/>
    <w:rPr>
      <w:rFonts w:ascii="宋体" w:eastAsia="宋体" w:hAnsi="宋体" w:cs="宋体"/>
      <w:lang w:eastAsia="zh-C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F22B9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2F22B9"/>
    <w:rPr>
      <w:rFonts w:ascii="宋体" w:eastAsia="宋体" w:hAnsi="宋体" w:cs="宋体"/>
      <w:b/>
      <w:bCs/>
      <w:lang w:eastAsia="zh-CN"/>
    </w:rPr>
  </w:style>
  <w:style w:type="paragraph" w:styleId="ae">
    <w:name w:val="Balloon Text"/>
    <w:basedOn w:val="a"/>
    <w:link w:val="af"/>
    <w:uiPriority w:val="99"/>
    <w:semiHidden/>
    <w:unhideWhenUsed/>
    <w:rsid w:val="002F22B9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2F22B9"/>
    <w:rPr>
      <w:rFonts w:ascii="宋体" w:eastAsia="宋体" w:hAnsi="宋体" w:cs="宋体"/>
      <w:sz w:val="18"/>
      <w:szCs w:val="18"/>
      <w:lang w:eastAsia="zh-CN"/>
    </w:rPr>
  </w:style>
  <w:style w:type="table" w:styleId="af0">
    <w:name w:val="Table Grid"/>
    <w:basedOn w:val="a1"/>
    <w:uiPriority w:val="39"/>
    <w:rsid w:val="00B06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2382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02382C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af1">
    <w:name w:val="Revision"/>
    <w:hidden/>
    <w:uiPriority w:val="99"/>
    <w:semiHidden/>
    <w:rsid w:val="00701B15"/>
    <w:pPr>
      <w:widowControl/>
      <w:autoSpaceDE/>
      <w:autoSpaceDN/>
    </w:pPr>
    <w:rPr>
      <w:rFonts w:ascii="宋体" w:eastAsia="宋体" w:hAnsi="宋体" w:cs="宋体"/>
      <w:lang w:eastAsia="zh-CN"/>
    </w:rPr>
  </w:style>
  <w:style w:type="character" w:styleId="af2">
    <w:name w:val="Placeholder Text"/>
    <w:basedOn w:val="a0"/>
    <w:uiPriority w:val="99"/>
    <w:semiHidden/>
    <w:rsid w:val="000615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5</Pages>
  <Words>1573</Words>
  <Characters>1685</Characters>
  <Application>Microsoft Office Word</Application>
  <DocSecurity>0</DocSecurity>
  <Lines>64</Lines>
  <Paragraphs>47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张梓麒</dc:creator>
  <cp:lastModifiedBy>凯航 邓</cp:lastModifiedBy>
  <cp:revision>149</cp:revision>
  <cp:lastPrinted>2020-03-29T08:45:00Z</cp:lastPrinted>
  <dcterms:created xsi:type="dcterms:W3CDTF">2020-03-28T03:54:00Z</dcterms:created>
  <dcterms:modified xsi:type="dcterms:W3CDTF">2026-03-31T11:43:00Z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2020-03-22T00:00:00Z</vt:filetime>
  </property>
</Properties>
</file>